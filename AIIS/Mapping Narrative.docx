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D528A" w14:textId="77777777" w:rsidR="002B7F88" w:rsidRDefault="00FD3C9B">
      <w:pPr>
        <w:pStyle w:val="Body"/>
        <w:rPr>
          <w:b/>
          <w:bCs/>
          <w:sz w:val="28"/>
          <w:szCs w:val="28"/>
        </w:rPr>
      </w:pPr>
      <w:r>
        <w:rPr>
          <w:b/>
          <w:bCs/>
          <w:sz w:val="36"/>
          <w:szCs w:val="36"/>
        </w:rPr>
        <w:t xml:space="preserve">An Explanation of the Mapping of Photographic Archives (Monument Records) of the American Institute for Indian Studies to CIDOC Conceptual Reference Model </w:t>
      </w:r>
    </w:p>
    <w:p w14:paraId="56844F93" w14:textId="77777777" w:rsidR="002B7F88" w:rsidRDefault="00FD3C9B">
      <w:pPr>
        <w:pStyle w:val="Body"/>
        <w:rPr>
          <w:b/>
          <w:bCs/>
          <w:sz w:val="24"/>
          <w:szCs w:val="24"/>
        </w:rPr>
      </w:pPr>
      <w:r>
        <w:rPr>
          <w:sz w:val="24"/>
          <w:szCs w:val="24"/>
        </w:rPr>
        <w:t>Author:</w:t>
      </w:r>
      <w:r>
        <w:rPr>
          <w:b/>
          <w:bCs/>
          <w:sz w:val="24"/>
          <w:szCs w:val="24"/>
        </w:rPr>
        <w:t xml:space="preserve"> </w:t>
      </w:r>
      <w:r>
        <w:rPr>
          <w:b/>
          <w:bCs/>
          <w:sz w:val="24"/>
          <w:szCs w:val="24"/>
        </w:rPr>
        <w:tab/>
        <w:t xml:space="preserve">Dominic </w:t>
      </w:r>
      <w:proofErr w:type="spellStart"/>
      <w:r>
        <w:rPr>
          <w:b/>
          <w:bCs/>
          <w:sz w:val="24"/>
          <w:szCs w:val="24"/>
        </w:rPr>
        <w:t>Oldman</w:t>
      </w:r>
      <w:proofErr w:type="spellEnd"/>
      <w:r>
        <w:rPr>
          <w:b/>
          <w:bCs/>
          <w:sz w:val="24"/>
          <w:szCs w:val="24"/>
        </w:rPr>
        <w:t xml:space="preserve"> and Sebastian Rahtz </w:t>
      </w:r>
      <w:r w:rsidRPr="00F7498A">
        <w:rPr>
          <w:bCs/>
          <w:sz w:val="24"/>
          <w:szCs w:val="24"/>
        </w:rPr>
        <w:t>with Donna Kurtz</w:t>
      </w:r>
    </w:p>
    <w:p w14:paraId="2CED9345" w14:textId="77777777" w:rsidR="002B7F88" w:rsidRDefault="00FD3C9B">
      <w:pPr>
        <w:pStyle w:val="Body"/>
        <w:rPr>
          <w:b/>
          <w:bCs/>
          <w:sz w:val="24"/>
          <w:szCs w:val="24"/>
        </w:rPr>
      </w:pPr>
      <w:r>
        <w:rPr>
          <w:sz w:val="24"/>
          <w:szCs w:val="24"/>
        </w:rPr>
        <w:t>Date:</w:t>
      </w:r>
      <w:r>
        <w:rPr>
          <w:b/>
          <w:bCs/>
          <w:sz w:val="24"/>
          <w:szCs w:val="24"/>
        </w:rPr>
        <w:t xml:space="preserve"> </w:t>
      </w:r>
      <w:r>
        <w:rPr>
          <w:b/>
          <w:bCs/>
          <w:sz w:val="24"/>
          <w:szCs w:val="24"/>
        </w:rPr>
        <w:tab/>
      </w:r>
      <w:r>
        <w:rPr>
          <w:b/>
          <w:bCs/>
          <w:sz w:val="24"/>
          <w:szCs w:val="24"/>
        </w:rPr>
        <w:tab/>
        <w:t xml:space="preserve"> 20 April 2015</w:t>
      </w:r>
    </w:p>
    <w:p w14:paraId="313781E1" w14:textId="77777777" w:rsidR="002B7F88" w:rsidRDefault="00FD3C9B">
      <w:pPr>
        <w:pStyle w:val="Body"/>
        <w:rPr>
          <w:b/>
          <w:bCs/>
        </w:rPr>
      </w:pPr>
      <w:r>
        <w:rPr>
          <w:lang w:val="de-DE"/>
        </w:rPr>
        <w:t xml:space="preserve">Version: </w:t>
      </w:r>
      <w:r>
        <w:rPr>
          <w:lang w:val="de-DE"/>
        </w:rPr>
        <w:tab/>
      </w:r>
      <w:r>
        <w:rPr>
          <w:b/>
          <w:bCs/>
          <w:lang w:val="de-DE"/>
        </w:rPr>
        <w:t>3</w:t>
      </w:r>
    </w:p>
    <w:p w14:paraId="397E56FA" w14:textId="77777777" w:rsidR="002B7F88" w:rsidRDefault="002B7F88">
      <w:pPr>
        <w:pStyle w:val="Body"/>
        <w:rPr>
          <w:b/>
          <w:bCs/>
        </w:rPr>
      </w:pPr>
    </w:p>
    <w:p w14:paraId="3EDB7E2D" w14:textId="77777777" w:rsidR="002B7F88" w:rsidRDefault="00FD3C9B">
      <w:pPr>
        <w:pStyle w:val="Body"/>
        <w:jc w:val="center"/>
      </w:pPr>
      <w:r>
        <w:rPr>
          <w:noProof/>
        </w:rPr>
        <w:drawing>
          <wp:inline distT="0" distB="0" distL="0" distR="0" wp14:anchorId="567A9D68" wp14:editId="38F584AF">
            <wp:extent cx="3052234" cy="228934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8">
                      <a:extLst/>
                    </a:blip>
                    <a:stretch>
                      <a:fillRect/>
                    </a:stretch>
                  </pic:blipFill>
                  <pic:spPr>
                    <a:xfrm>
                      <a:off x="0" y="0"/>
                      <a:ext cx="3052234" cy="2289344"/>
                    </a:xfrm>
                    <a:prstGeom prst="rect">
                      <a:avLst/>
                    </a:prstGeom>
                    <a:ln w="25400" cap="flat">
                      <a:solidFill>
                        <a:srgbClr val="000000"/>
                      </a:solidFill>
                      <a:prstDash val="solid"/>
                      <a:bevel/>
                    </a:ln>
                    <a:effectLst/>
                  </pic:spPr>
                </pic:pic>
              </a:graphicData>
            </a:graphic>
          </wp:inline>
        </w:drawing>
      </w:r>
      <w:r>
        <w:br/>
      </w:r>
    </w:p>
    <w:p w14:paraId="05845786" w14:textId="77777777" w:rsidR="002B7F88" w:rsidRDefault="00FD3C9B">
      <w:pPr>
        <w:pStyle w:val="Body"/>
        <w:jc w:val="center"/>
      </w:pPr>
      <w:r>
        <w:rPr>
          <w:noProof/>
        </w:rPr>
        <w:drawing>
          <wp:inline distT="0" distB="0" distL="0" distR="0" wp14:anchorId="3DF0089D" wp14:editId="3C873D1C">
            <wp:extent cx="4013200" cy="214132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pic:nvPicPr>
                  <pic:blipFill>
                    <a:blip r:embed="rId9">
                      <a:extLst/>
                    </a:blip>
                    <a:stretch>
                      <a:fillRect/>
                    </a:stretch>
                  </pic:blipFill>
                  <pic:spPr>
                    <a:xfrm>
                      <a:off x="0" y="0"/>
                      <a:ext cx="4013200" cy="2141322"/>
                    </a:xfrm>
                    <a:prstGeom prst="rect">
                      <a:avLst/>
                    </a:prstGeom>
                    <a:ln w="12700" cap="flat">
                      <a:noFill/>
                      <a:miter lim="400000"/>
                    </a:ln>
                    <a:effectLst/>
                  </pic:spPr>
                </pic:pic>
              </a:graphicData>
            </a:graphic>
          </wp:inline>
        </w:drawing>
      </w:r>
      <w:r>
        <w:br w:type="page"/>
      </w:r>
    </w:p>
    <w:p w14:paraId="411E549F" w14:textId="77777777" w:rsidR="002B7F88" w:rsidRDefault="002B7F88">
      <w:pPr>
        <w:pStyle w:val="Body"/>
        <w:jc w:val="center"/>
        <w:rPr>
          <w:rFonts w:ascii="Calibri Light" w:eastAsia="Calibri Light" w:hAnsi="Calibri Light" w:cs="Calibri Light"/>
          <w:color w:val="2E74B5"/>
          <w:sz w:val="32"/>
          <w:szCs w:val="32"/>
          <w:u w:color="2E74B5"/>
        </w:rPr>
      </w:pPr>
    </w:p>
    <w:p w14:paraId="43A1204B" w14:textId="77777777" w:rsidR="00BD605B" w:rsidRDefault="00BD605B" w:rsidP="00BD605B">
      <w:pPr>
        <w:pStyle w:val="Heading"/>
        <w:numPr>
          <w:ilvl w:val="0"/>
          <w:numId w:val="2"/>
        </w:numPr>
        <w:tabs>
          <w:tab w:val="num" w:pos="432"/>
        </w:tabs>
        <w:jc w:val="both"/>
        <w:rPr>
          <w:ins w:id="2" w:author="Sebastian Rahtz" w:date="2015-04-20T11:44:00Z"/>
        </w:rPr>
      </w:pPr>
      <w:ins w:id="3" w:author="Sebastian Rahtz" w:date="2015-04-20T11:44:00Z">
        <w:r>
          <w:rPr>
            <w:rFonts w:ascii="Helvetica"/>
          </w:rPr>
          <w:t>Introduction</w:t>
        </w:r>
      </w:ins>
    </w:p>
    <w:p w14:paraId="1760B07F" w14:textId="77777777" w:rsidR="00F7498A" w:rsidRPr="00FD3C9B" w:rsidDel="00BD605B" w:rsidRDefault="00F7498A">
      <w:pPr>
        <w:pStyle w:val="Heading1"/>
        <w:rPr>
          <w:del w:id="4" w:author="Sebastian Rahtz" w:date="2015-04-20T11:44:00Z"/>
        </w:rPr>
        <w:pPrChange w:id="5" w:author="Sebastian Rahtz" w:date="2015-04-20T11:44:00Z">
          <w:pPr>
            <w:pStyle w:val="Heading"/>
            <w:numPr>
              <w:numId w:val="2"/>
            </w:numPr>
            <w:tabs>
              <w:tab w:val="num" w:pos="1152"/>
            </w:tabs>
            <w:ind w:left="1152"/>
            <w:jc w:val="both"/>
          </w:pPr>
        </w:pPrChange>
      </w:pPr>
      <w:del w:id="6" w:author="Sebastian Rahtz" w:date="2015-04-20T11:44:00Z">
        <w:r w:rsidRPr="00FD3C9B" w:rsidDel="00BD605B">
          <w:delText>Introduction</w:delText>
        </w:r>
      </w:del>
    </w:p>
    <w:p w14:paraId="735FA40B" w14:textId="77777777" w:rsidR="00FC5BCB" w:rsidRPr="00FD3C9B" w:rsidRDefault="00FC5BCB" w:rsidP="00F7498A">
      <w:pPr>
        <w:pStyle w:val="Body"/>
        <w:jc w:val="both"/>
        <w:rPr>
          <w:sz w:val="20"/>
          <w:szCs w:val="20"/>
        </w:rPr>
      </w:pPr>
    </w:p>
    <w:p w14:paraId="372524C5" w14:textId="77777777" w:rsidR="00FC5BCB" w:rsidRPr="00647FC7" w:rsidRDefault="00647FC7">
      <w:pPr>
        <w:jc w:val="both"/>
        <w:rPr>
          <w:sz w:val="22"/>
          <w:szCs w:val="22"/>
          <w:rPrChange w:id="7" w:author="Sebastian Rahtz" w:date="2015-04-20T13:34:00Z">
            <w:rPr/>
          </w:rPrChange>
        </w:rPr>
        <w:pPrChange w:id="8" w:author="Sebastian Rahtz" w:date="2015-04-20T13:32:00Z">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720"/>
            <w:jc w:val="both"/>
          </w:pPr>
        </w:pPrChange>
      </w:pPr>
      <w:ins w:id="9" w:author="Sebastian Rahtz" w:date="2015-04-20T13:32:00Z">
        <w:r w:rsidRPr="00647FC7">
          <w:rPr>
            <w:sz w:val="22"/>
            <w:szCs w:val="22"/>
            <w:rPrChange w:id="10" w:author="Sebastian Rahtz" w:date="2015-04-20T13:34:00Z">
              <w:rPr/>
            </w:rPrChange>
          </w:rPr>
          <w:t xml:space="preserve">The </w:t>
        </w:r>
      </w:ins>
      <w:r w:rsidR="00FC5BCB" w:rsidRPr="00647FC7">
        <w:rPr>
          <w:i/>
          <w:sz w:val="22"/>
          <w:szCs w:val="22"/>
          <w:rPrChange w:id="11" w:author="Sebastian Rahtz" w:date="2015-04-20T13:34:00Z">
            <w:rPr>
              <w:i/>
            </w:rPr>
          </w:rPrChange>
        </w:rPr>
        <w:t>Digital Cultural Heritage </w:t>
      </w:r>
      <w:ins w:id="12" w:author="Sebastian Rahtz" w:date="2015-04-20T13:32:00Z">
        <w:r w:rsidRPr="00647FC7">
          <w:rPr>
            <w:sz w:val="22"/>
            <w:szCs w:val="22"/>
            <w:rPrChange w:id="13" w:author="Sebastian Rahtz" w:date="2015-04-20T13:34:00Z">
              <w:rPr/>
            </w:rPrChange>
          </w:rPr>
          <w:t>project aims to us</w:t>
        </w:r>
      </w:ins>
      <w:del w:id="14" w:author="Sebastian Rahtz" w:date="2015-04-20T13:32:00Z">
        <w:r w:rsidR="00FC5BCB" w:rsidRPr="00647FC7" w:rsidDel="00647FC7">
          <w:rPr>
            <w:sz w:val="22"/>
            <w:szCs w:val="22"/>
            <w:rPrChange w:id="15" w:author="Sebastian Rahtz" w:date="2015-04-20T13:34:00Z">
              <w:rPr/>
            </w:rPrChange>
          </w:rPr>
          <w:delText>us</w:delText>
        </w:r>
      </w:del>
      <w:r w:rsidR="00FC5BCB" w:rsidRPr="00647FC7">
        <w:rPr>
          <w:sz w:val="22"/>
          <w:szCs w:val="22"/>
          <w:rPrChange w:id="16" w:author="Sebastian Rahtz" w:date="2015-04-20T13:34:00Z">
            <w:rPr/>
          </w:rPrChange>
        </w:rPr>
        <w:t>e</w:t>
      </w:r>
      <w:del w:id="17" w:author="Sebastian Rahtz" w:date="2015-04-20T13:33:00Z">
        <w:r w:rsidR="00FC5BCB" w:rsidRPr="00647FC7" w:rsidDel="00647FC7">
          <w:rPr>
            <w:sz w:val="22"/>
            <w:szCs w:val="22"/>
            <w:rPrChange w:id="18" w:author="Sebastian Rahtz" w:date="2015-04-20T13:34:00Z">
              <w:rPr/>
            </w:rPrChange>
          </w:rPr>
          <w:delText>s</w:delText>
        </w:r>
      </w:del>
      <w:r w:rsidR="00FC5BCB" w:rsidRPr="00647FC7">
        <w:rPr>
          <w:sz w:val="22"/>
          <w:szCs w:val="22"/>
          <w:rPrChange w:id="19" w:author="Sebastian Rahtz" w:date="2015-04-20T13:34:00Z">
            <w:rPr/>
          </w:rPrChange>
        </w:rPr>
        <w:t xml:space="preserve"> the latest web technologies to make the highest quality research data about global heritage available to everyone.  </w:t>
      </w:r>
      <w:ins w:id="20" w:author="Sebastian Rahtz" w:date="2015-04-20T13:34:00Z">
        <w:r>
          <w:rPr>
            <w:sz w:val="22"/>
            <w:szCs w:val="22"/>
          </w:rPr>
          <w:t>The DCH</w:t>
        </w:r>
      </w:ins>
      <w:del w:id="21" w:author="Sebastian Rahtz" w:date="2015-04-20T13:34:00Z">
        <w:r w:rsidR="00FC5BCB" w:rsidRPr="00647FC7" w:rsidDel="00647FC7">
          <w:rPr>
            <w:sz w:val="22"/>
            <w:szCs w:val="22"/>
            <w:rPrChange w:id="22" w:author="Sebastian Rahtz" w:date="2015-04-20T13:34:00Z">
              <w:rPr/>
            </w:rPrChange>
          </w:rPr>
          <w:delText>It</w:delText>
        </w:r>
      </w:del>
      <w:r w:rsidR="00FC5BCB" w:rsidRPr="00647FC7">
        <w:rPr>
          <w:sz w:val="22"/>
          <w:szCs w:val="22"/>
          <w:rPrChange w:id="23" w:author="Sebastian Rahtz" w:date="2015-04-20T13:34:00Z">
            <w:rPr/>
          </w:rPrChange>
        </w:rPr>
        <w:t xml:space="preserve"> is led Professor Donna Kurtz, Director </w:t>
      </w:r>
      <w:del w:id="24" w:author="Sebastian Rahtz" w:date="2015-04-20T13:35:00Z">
        <w:r w:rsidR="00FC5BCB" w:rsidRPr="00647FC7" w:rsidDel="00647FC7">
          <w:rPr>
            <w:sz w:val="22"/>
            <w:szCs w:val="22"/>
            <w:rPrChange w:id="25" w:author="Sebastian Rahtz" w:date="2015-04-20T13:34:00Z">
              <w:rPr/>
            </w:rPrChange>
          </w:rPr>
          <w:delText>of the University of Oxford's </w:delText>
        </w:r>
      </w:del>
      <w:ins w:id="26" w:author="Sebastian Rahtz" w:date="2015-04-20T13:35:00Z">
        <w:r>
          <w:rPr>
            <w:sz w:val="22"/>
            <w:szCs w:val="22"/>
          </w:rPr>
          <w:t xml:space="preserve">of the </w:t>
        </w:r>
      </w:ins>
      <w:r w:rsidR="00FC5BCB" w:rsidRPr="00647FC7">
        <w:rPr>
          <w:i/>
          <w:sz w:val="22"/>
          <w:szCs w:val="22"/>
          <w:rPrChange w:id="27" w:author="Sebastian Rahtz" w:date="2015-04-20T13:35:00Z">
            <w:rPr>
              <w:i/>
              <w:iCs/>
            </w:rPr>
          </w:rPrChange>
        </w:rPr>
        <w:t>Cultural Heritage </w:t>
      </w:r>
      <w:proofErr w:type="spellStart"/>
      <w:r w:rsidR="00FC5BCB" w:rsidRPr="00647FC7">
        <w:rPr>
          <w:i/>
          <w:sz w:val="22"/>
          <w:szCs w:val="22"/>
          <w:rPrChange w:id="28" w:author="Sebastian Rahtz" w:date="2015-04-20T13:35:00Z">
            <w:rPr>
              <w:i/>
              <w:iCs/>
            </w:rPr>
          </w:rPrChange>
        </w:rPr>
        <w:t>Programme</w:t>
      </w:r>
      <w:proofErr w:type="spellEnd"/>
      <w:ins w:id="29" w:author="Sebastian Rahtz" w:date="2015-04-20T13:35:00Z">
        <w:r>
          <w:rPr>
            <w:sz w:val="22"/>
            <w:szCs w:val="22"/>
          </w:rPr>
          <w:t xml:space="preserve"> (</w:t>
        </w:r>
        <w:r w:rsidRPr="00DF29EA">
          <w:rPr>
            <w:sz w:val="22"/>
            <w:szCs w:val="22"/>
          </w:rPr>
          <w:fldChar w:fldCharType="begin"/>
        </w:r>
        <w:r w:rsidRPr="00DF29EA">
          <w:rPr>
            <w:sz w:val="22"/>
            <w:szCs w:val="22"/>
          </w:rPr>
          <w:instrText xml:space="preserve"> HYPERLINK "http://www.culturalheritage.ox.ac.uk/dch" </w:instrText>
        </w:r>
        <w:r w:rsidRPr="00DF29EA">
          <w:rPr>
            <w:sz w:val="22"/>
            <w:szCs w:val="22"/>
          </w:rPr>
          <w:fldChar w:fldCharType="separate"/>
        </w:r>
        <w:r w:rsidRPr="00DF29EA">
          <w:rPr>
            <w:sz w:val="22"/>
            <w:szCs w:val="22"/>
          </w:rPr>
          <w:t>http://www.culturalheritage.ox.ac.uk/dch</w:t>
        </w:r>
        <w:r w:rsidRPr="00DF29EA">
          <w:rPr>
            <w:sz w:val="22"/>
            <w:szCs w:val="22"/>
          </w:rPr>
          <w:fldChar w:fldCharType="end"/>
        </w:r>
        <w:r>
          <w:rPr>
            <w:sz w:val="22"/>
            <w:szCs w:val="22"/>
          </w:rPr>
          <w:t>) at the University of Oxford</w:t>
        </w:r>
      </w:ins>
      <w:ins w:id="30" w:author="Sebastian Rahtz" w:date="2015-04-20T13:34:00Z">
        <w:r>
          <w:rPr>
            <w:sz w:val="22"/>
            <w:szCs w:val="22"/>
          </w:rPr>
          <w:t>.</w:t>
        </w:r>
      </w:ins>
      <w:r w:rsidR="00F7498A" w:rsidRPr="00647FC7">
        <w:rPr>
          <w:sz w:val="22"/>
          <w:szCs w:val="22"/>
          <w:rPrChange w:id="31" w:author="Sebastian Rahtz" w:date="2015-04-20T13:34:00Z">
            <w:rPr>
              <w:i/>
              <w:iCs/>
            </w:rPr>
          </w:rPrChange>
        </w:rPr>
        <w:t xml:space="preserve"> </w:t>
      </w:r>
      <w:del w:id="32" w:author="Sebastian Rahtz" w:date="2015-04-20T13:34:00Z">
        <w:r w:rsidR="00FC5BCB" w:rsidRPr="00647FC7" w:rsidDel="00647FC7">
          <w:rPr>
            <w:sz w:val="22"/>
            <w:szCs w:val="22"/>
            <w:rPrChange w:id="33" w:author="Sebastian Rahtz" w:date="2015-04-20T13:34:00Z">
              <w:rPr/>
            </w:rPrChange>
          </w:rPr>
          <w:delText>(</w:delText>
        </w:r>
        <w:r w:rsidRPr="00647FC7" w:rsidDel="00647FC7">
          <w:rPr>
            <w:sz w:val="22"/>
            <w:szCs w:val="22"/>
            <w:rPrChange w:id="34" w:author="Sebastian Rahtz" w:date="2015-04-20T13:34:00Z">
              <w:rPr>
                <w:color w:val="0000E9"/>
              </w:rPr>
            </w:rPrChange>
          </w:rPr>
          <w:fldChar w:fldCharType="begin"/>
        </w:r>
        <w:r w:rsidRPr="00647FC7" w:rsidDel="00647FC7">
          <w:rPr>
            <w:sz w:val="22"/>
            <w:szCs w:val="22"/>
            <w:rPrChange w:id="35" w:author="Sebastian Rahtz" w:date="2015-04-20T13:34:00Z">
              <w:rPr/>
            </w:rPrChange>
          </w:rPr>
          <w:delInstrText xml:space="preserve"> HYPERLINK "http://www.culturalheritage.ox.ac.uk/dch" </w:delInstrText>
        </w:r>
        <w:r w:rsidRPr="00647FC7" w:rsidDel="00647FC7">
          <w:rPr>
            <w:sz w:val="22"/>
            <w:szCs w:val="22"/>
            <w:rPrChange w:id="36" w:author="Sebastian Rahtz" w:date="2015-04-20T13:34:00Z">
              <w:rPr>
                <w:color w:val="0000E9"/>
              </w:rPr>
            </w:rPrChange>
          </w:rPr>
          <w:fldChar w:fldCharType="separate"/>
        </w:r>
        <w:r w:rsidR="00FC5BCB" w:rsidRPr="00647FC7" w:rsidDel="00647FC7">
          <w:rPr>
            <w:sz w:val="22"/>
            <w:szCs w:val="22"/>
            <w:rPrChange w:id="37" w:author="Sebastian Rahtz" w:date="2015-04-20T13:34:00Z">
              <w:rPr>
                <w:color w:val="0000E9"/>
              </w:rPr>
            </w:rPrChange>
          </w:rPr>
          <w:delText>http://www.culturalheritage.ox.ac.uk/dch</w:delText>
        </w:r>
        <w:r w:rsidRPr="00647FC7" w:rsidDel="00647FC7">
          <w:rPr>
            <w:sz w:val="22"/>
            <w:szCs w:val="22"/>
            <w:rPrChange w:id="38" w:author="Sebastian Rahtz" w:date="2015-04-20T13:34:00Z">
              <w:rPr>
                <w:color w:val="0000E9"/>
              </w:rPr>
            </w:rPrChange>
          </w:rPr>
          <w:fldChar w:fldCharType="end"/>
        </w:r>
        <w:r w:rsidR="00FC5BCB" w:rsidRPr="00647FC7" w:rsidDel="00647FC7">
          <w:rPr>
            <w:sz w:val="22"/>
            <w:szCs w:val="22"/>
            <w:rPrChange w:id="39" w:author="Sebastian Rahtz" w:date="2015-04-20T13:34:00Z">
              <w:rPr/>
            </w:rPrChange>
          </w:rPr>
          <w:delText xml:space="preserve">). </w:delText>
        </w:r>
      </w:del>
      <w:r w:rsidR="00FC5BCB" w:rsidRPr="00647FC7">
        <w:rPr>
          <w:sz w:val="22"/>
          <w:szCs w:val="22"/>
          <w:rPrChange w:id="40" w:author="Sebastian Rahtz" w:date="2015-04-20T13:34:00Z">
            <w:rPr/>
          </w:rPrChange>
        </w:rPr>
        <w:t>In India the national coordinator is </w:t>
      </w:r>
      <w:proofErr w:type="spellStart"/>
      <w:r w:rsidR="00FC5BCB" w:rsidRPr="00647FC7">
        <w:rPr>
          <w:sz w:val="22"/>
          <w:szCs w:val="22"/>
          <w:rPrChange w:id="41" w:author="Sebastian Rahtz" w:date="2015-04-20T13:34:00Z">
            <w:rPr/>
          </w:rPrChange>
        </w:rPr>
        <w:t>Dr</w:t>
      </w:r>
      <w:proofErr w:type="spellEnd"/>
      <w:r w:rsidR="00FC5BCB" w:rsidRPr="00647FC7">
        <w:rPr>
          <w:sz w:val="22"/>
          <w:szCs w:val="22"/>
          <w:rPrChange w:id="42" w:author="Sebastian Rahtz" w:date="2015-04-20T13:34:00Z">
            <w:rPr/>
          </w:rPrChange>
        </w:rPr>
        <w:t> </w:t>
      </w:r>
      <w:proofErr w:type="spellStart"/>
      <w:r w:rsidR="00FC5BCB" w:rsidRPr="00647FC7">
        <w:rPr>
          <w:sz w:val="22"/>
          <w:szCs w:val="22"/>
          <w:rPrChange w:id="43" w:author="Sebastian Rahtz" w:date="2015-04-20T13:34:00Z">
            <w:rPr/>
          </w:rPrChange>
        </w:rPr>
        <w:t>Vandana</w:t>
      </w:r>
      <w:proofErr w:type="spellEnd"/>
      <w:r w:rsidR="00FC5BCB" w:rsidRPr="00647FC7">
        <w:rPr>
          <w:sz w:val="22"/>
          <w:szCs w:val="22"/>
          <w:rPrChange w:id="44" w:author="Sebastian Rahtz" w:date="2015-04-20T13:34:00Z">
            <w:rPr/>
          </w:rPrChange>
        </w:rPr>
        <w:t> </w:t>
      </w:r>
      <w:proofErr w:type="spellStart"/>
      <w:r w:rsidR="00FC5BCB" w:rsidRPr="00647FC7">
        <w:rPr>
          <w:sz w:val="22"/>
          <w:szCs w:val="22"/>
          <w:rPrChange w:id="45" w:author="Sebastian Rahtz" w:date="2015-04-20T13:34:00Z">
            <w:rPr/>
          </w:rPrChange>
        </w:rPr>
        <w:t>Sinha</w:t>
      </w:r>
      <w:proofErr w:type="spellEnd"/>
      <w:r w:rsidR="00FC5BCB" w:rsidRPr="00647FC7">
        <w:rPr>
          <w:sz w:val="22"/>
          <w:szCs w:val="22"/>
          <w:rPrChange w:id="46" w:author="Sebastian Rahtz" w:date="2015-04-20T13:34:00Z">
            <w:rPr/>
          </w:rPrChange>
        </w:rPr>
        <w:t> in the American Institute of Indian Studies.</w:t>
      </w:r>
    </w:p>
    <w:p w14:paraId="27006D43" w14:textId="77777777" w:rsidR="00FC5BCB" w:rsidRPr="00647FC7" w:rsidRDefault="00FC5BCB">
      <w:pPr>
        <w:jc w:val="both"/>
        <w:rPr>
          <w:sz w:val="22"/>
          <w:szCs w:val="22"/>
          <w:rPrChange w:id="47" w:author="Sebastian Rahtz" w:date="2015-04-20T13:34:00Z">
            <w:rPr/>
          </w:rPrChange>
        </w:rPr>
        <w:pPrChange w:id="48" w:author="Sebastian Rahtz" w:date="2015-04-20T13:32:00Z">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720"/>
            <w:jc w:val="both"/>
          </w:pPr>
        </w:pPrChange>
      </w:pPr>
      <w:r w:rsidRPr="00647FC7">
        <w:rPr>
          <w:sz w:val="22"/>
          <w:szCs w:val="22"/>
          <w:rPrChange w:id="49" w:author="Sebastian Rahtz" w:date="2015-04-20T13:34:00Z">
            <w:rPr/>
          </w:rPrChange>
        </w:rPr>
        <w:t> </w:t>
      </w:r>
    </w:p>
    <w:p w14:paraId="566C790F" w14:textId="77777777" w:rsidR="00FC5BCB" w:rsidDel="00647FC7" w:rsidRDefault="00FC5BCB" w:rsidP="008307E8">
      <w:pPr>
        <w:jc w:val="both"/>
        <w:rPr>
          <w:del w:id="50" w:author="Sebastian Rahtz" w:date="2015-04-20T13:37:00Z"/>
        </w:rPr>
        <w:pPrChange w:id="51" w:author="Sebastian Rahtz" w:date="2015-04-20T16:25:00Z">
          <w:pPr>
            <w:pStyle w:val="Body"/>
            <w:jc w:val="both"/>
          </w:pPr>
        </w:pPrChange>
      </w:pPr>
      <w:bookmarkStart w:id="52" w:name="_GoBack"/>
      <w:r w:rsidRPr="00647FC7">
        <w:rPr>
          <w:sz w:val="22"/>
          <w:szCs w:val="22"/>
          <w:rPrChange w:id="53" w:author="Sebastian Rahtz" w:date="2015-04-20T13:34:00Z">
            <w:rPr/>
          </w:rPrChange>
        </w:rPr>
        <w:t>On 8 April 2015 AIIS hosted a Digital Cultural Heritage workshop. Sebastian Rahtz, Chief Data Architect of the University of Oxford, and Dominic </w:t>
      </w:r>
      <w:proofErr w:type="spellStart"/>
      <w:r w:rsidRPr="00647FC7">
        <w:rPr>
          <w:sz w:val="22"/>
          <w:szCs w:val="22"/>
          <w:rPrChange w:id="54" w:author="Sebastian Rahtz" w:date="2015-04-20T13:34:00Z">
            <w:rPr/>
          </w:rPrChange>
        </w:rPr>
        <w:t>Oldman</w:t>
      </w:r>
      <w:proofErr w:type="spellEnd"/>
      <w:r w:rsidRPr="00647FC7">
        <w:rPr>
          <w:sz w:val="22"/>
          <w:szCs w:val="22"/>
          <w:rPrChange w:id="55" w:author="Sebastian Rahtz" w:date="2015-04-20T13:34:00Z">
            <w:rPr/>
          </w:rPrChange>
        </w:rPr>
        <w:t>, Director of the Mellon Foundation’s </w:t>
      </w:r>
      <w:proofErr w:type="spellStart"/>
      <w:r w:rsidRPr="00647FC7">
        <w:rPr>
          <w:sz w:val="22"/>
          <w:szCs w:val="22"/>
          <w:rPrChange w:id="56" w:author="Sebastian Rahtz" w:date="2015-04-20T13:34:00Z">
            <w:rPr/>
          </w:rPrChange>
        </w:rPr>
        <w:t>ResearchSpace</w:t>
      </w:r>
      <w:proofErr w:type="spellEnd"/>
      <w:r w:rsidRPr="00647FC7">
        <w:rPr>
          <w:sz w:val="22"/>
          <w:szCs w:val="22"/>
          <w:rPrChange w:id="57" w:author="Sebastian Rahtz" w:date="2015-04-20T13:34:00Z">
            <w:rPr/>
          </w:rPrChange>
        </w:rPr>
        <w:t> project</w:t>
      </w:r>
      <w:ins w:id="58" w:author="Sebastian Rahtz" w:date="2015-04-20T13:35:00Z">
        <w:r w:rsidR="00647FC7">
          <w:rPr>
            <w:sz w:val="22"/>
            <w:szCs w:val="22"/>
          </w:rPr>
          <w:t xml:space="preserve"> at the British Museum</w:t>
        </w:r>
      </w:ins>
      <w:r w:rsidRPr="00647FC7">
        <w:rPr>
          <w:sz w:val="22"/>
          <w:szCs w:val="22"/>
          <w:rPrChange w:id="59" w:author="Sebastian Rahtz" w:date="2015-04-20T13:34:00Z">
            <w:rPr/>
          </w:rPrChange>
        </w:rPr>
        <w:t>, talked about the new web technologies and heritage data. On the 9th and 10th they applied them to sample data from AIIS. They prepared this report on their initial mappings to CIDOC CRM and Linked Data Representation.</w:t>
      </w:r>
    </w:p>
    <w:bookmarkEnd w:id="52"/>
    <w:p w14:paraId="1A6D0680" w14:textId="77777777" w:rsidR="00647FC7" w:rsidRPr="00647FC7" w:rsidRDefault="00647FC7" w:rsidP="008307E8">
      <w:pPr>
        <w:jc w:val="both"/>
        <w:rPr>
          <w:ins w:id="60" w:author="Sebastian Rahtz" w:date="2015-04-20T13:37:00Z"/>
          <w:sz w:val="22"/>
          <w:szCs w:val="22"/>
          <w:rPrChange w:id="61" w:author="Sebastian Rahtz" w:date="2015-04-20T13:34:00Z">
            <w:rPr>
              <w:ins w:id="62" w:author="Sebastian Rahtz" w:date="2015-04-20T13:37:00Z"/>
            </w:rPr>
          </w:rPrChange>
        </w:rPr>
        <w:pPrChange w:id="63" w:author="Sebastian Rahtz" w:date="2015-04-20T16:25:00Z">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720"/>
            <w:jc w:val="both"/>
          </w:pPr>
        </w:pPrChange>
      </w:pPr>
    </w:p>
    <w:p w14:paraId="639F0C01" w14:textId="77777777" w:rsidR="00FC5BCB" w:rsidRDefault="00FC5BCB">
      <w:pPr>
        <w:pPrChange w:id="64" w:author="Sebastian Rahtz" w:date="2015-04-20T13:37:00Z">
          <w:pPr>
            <w:pStyle w:val="Body"/>
            <w:jc w:val="both"/>
          </w:pPr>
        </w:pPrChange>
      </w:pPr>
    </w:p>
    <w:p w14:paraId="679C6258" w14:textId="77777777" w:rsidR="002B7F88" w:rsidRDefault="00FD3C9B" w:rsidP="00FD3C9B">
      <w:pPr>
        <w:pStyle w:val="Body"/>
        <w:jc w:val="both"/>
      </w:pPr>
      <w:r>
        <w:t xml:space="preserve">The ability to complete a CIDOC CRM </w:t>
      </w:r>
      <w:del w:id="65" w:author="Sebastian Rahtz" w:date="2015-04-20T11:45:00Z">
        <w:r w:rsidDel="00BD605B">
          <w:delText xml:space="preserve">mapping </w:delText>
        </w:r>
      </w:del>
      <w:ins w:id="66" w:author="Sebastian Rahtz" w:date="2015-04-20T11:45:00Z">
        <w:r w:rsidR="00BD605B">
          <w:t xml:space="preserve"> </w:t>
        </w:r>
      </w:ins>
      <w:r w:rsidR="00FC5BCB">
        <w:t>(</w:t>
      </w:r>
      <w:del w:id="67" w:author="Sebastian Rahtz" w:date="2015-04-20T11:45:00Z">
        <w:r w:rsidR="00FC5BCB" w:rsidDel="00BD605B">
          <w:delText>GIVE WEB LINK FOR THOSE UNFAILIAR WITH CIDOC CRM</w:delText>
        </w:r>
      </w:del>
      <w:ins w:id="68" w:author="Sebastian Rahtz" w:date="2015-04-20T11:45:00Z">
        <w:r w:rsidR="00BD605B">
          <w:t>http://www.cidoc-crm.org</w:t>
        </w:r>
      </w:ins>
      <w:r w:rsidR="00FC5BCB">
        <w:t xml:space="preserve">) </w:t>
      </w:r>
      <w:ins w:id="69" w:author="Sebastian Rahtz" w:date="2015-04-20T11:45:00Z">
        <w:r w:rsidR="00DE04FE">
          <w:t>mappin</w:t>
        </w:r>
        <w:r w:rsidR="00BD605B">
          <w:t xml:space="preserve">g </w:t>
        </w:r>
      </w:ins>
      <w:r>
        <w:t xml:space="preserve">during the short visit relied on having experts </w:t>
      </w:r>
      <w:r w:rsidR="00FC5BCB">
        <w:t xml:space="preserve">from different aspects of heritage documentation </w:t>
      </w:r>
      <w:r>
        <w:t>in one room</w:t>
      </w:r>
      <w:r w:rsidR="00FC5BCB">
        <w:t xml:space="preserve"> </w:t>
      </w:r>
      <w:proofErr w:type="gramStart"/>
      <w:r w:rsidR="00FC5BCB">
        <w:t>-</w:t>
      </w:r>
      <w:r>
        <w:t xml:space="preserve">  those</w:t>
      </w:r>
      <w:proofErr w:type="gramEnd"/>
      <w:r>
        <w:t xml:space="preserve"> who understood the source data schema and the information itself, and those familiar with the target model, the CIDOC CRM. The need to collaborate in this way underlines the semantic approach taken by the CRM framework and, as is the case with </w:t>
      </w:r>
      <w:r w:rsidR="00FC5BCB">
        <w:t>most</w:t>
      </w:r>
      <w:r>
        <w:t xml:space="preserve"> source schema, pre-meeting assumptions about the data fields and their meanings proved to be inaccurate and were corrected by local experts, despite experience and familiarity with previous cultural heritage databases and ontology and technology expertise.    </w:t>
      </w:r>
    </w:p>
    <w:p w14:paraId="7575BDF4" w14:textId="77777777" w:rsidR="002B7F88" w:rsidRDefault="00FD3C9B" w:rsidP="00FD3C9B">
      <w:pPr>
        <w:pStyle w:val="Body"/>
        <w:jc w:val="both"/>
      </w:pPr>
      <w:r w:rsidRPr="00BD605B">
        <w:t xml:space="preserve">This </w:t>
      </w:r>
      <w:r w:rsidR="00FC5BCB" w:rsidRPr="00BD605B">
        <w:t>report</w:t>
      </w:r>
      <w:r w:rsidRPr="00BD605B">
        <w:t xml:space="preserve"> accompanies a graphical representation of the mapping to show how knowledge representation using real world references can form a semantic knowledge framework for the </w:t>
      </w:r>
      <w:proofErr w:type="spellStart"/>
      <w:r w:rsidRPr="00BD605B">
        <w:t>harmonisation</w:t>
      </w:r>
      <w:proofErr w:type="spellEnd"/>
      <w:r w:rsidRPr="00BD605B">
        <w:t xml:space="preserve"> of heterogeneous data sources. </w:t>
      </w:r>
      <w:del w:id="70" w:author="Sebastian Rahtz" w:date="2015-04-20T11:46:00Z">
        <w:r w:rsidR="00FC5BCB" w:rsidRPr="00BD605B" w:rsidDel="00BD605B">
          <w:delText>BY ‘KNOWLEDGE REPRESENTATION’</w:delText>
        </w:r>
      </w:del>
      <w:ins w:id="71" w:author="Sebastian Rahtz" w:date="2015-04-20T11:46:00Z">
        <w:r w:rsidR="00BD605B" w:rsidRPr="00BD605B">
          <w:t xml:space="preserve">By “knowledge representation”, </w:t>
        </w:r>
        <w:proofErr w:type="gramStart"/>
        <w:r w:rsidR="00BD605B" w:rsidRPr="00BD605B">
          <w:t xml:space="preserve">we </w:t>
        </w:r>
      </w:ins>
      <w:r w:rsidR="00FC5BCB" w:rsidRPr="00BD605B">
        <w:t xml:space="preserve"> </w:t>
      </w:r>
      <w:ins w:id="72" w:author="Sebastian Rahtz" w:date="2015-04-20T11:46:00Z">
        <w:r w:rsidR="00BD605B" w:rsidRPr="00BD605B">
          <w:rPr>
            <w:rPrChange w:id="73" w:author="Sebastian Rahtz" w:date="2015-04-20T11:47:00Z">
              <w:rPr>
                <w:rFonts w:ascii="Helvetica" w:hAnsi="Helvetica" w:cs="Helvetica"/>
                <w:color w:val="1C1C1C"/>
                <w:sz w:val="28"/>
                <w:szCs w:val="28"/>
              </w:rPr>
            </w:rPrChange>
          </w:rPr>
          <w:t>mean</w:t>
        </w:r>
        <w:proofErr w:type="gramEnd"/>
        <w:r w:rsidR="00BD605B" w:rsidRPr="00BD605B">
          <w:rPr>
            <w:rPrChange w:id="74" w:author="Sebastian Rahtz" w:date="2015-04-20T11:47:00Z">
              <w:rPr>
                <w:rFonts w:ascii="Helvetica" w:hAnsi="Helvetica" w:cs="Helvetica"/>
                <w:color w:val="1C1C1C"/>
                <w:sz w:val="28"/>
                <w:szCs w:val="28"/>
              </w:rPr>
            </w:rPrChange>
          </w:rPr>
          <w:t xml:space="preserve"> the formalization of information about the world in a form that a computer </w:t>
        </w:r>
      </w:ins>
      <w:ins w:id="75" w:author="Sebastian Rahtz" w:date="2015-04-20T11:47:00Z">
        <w:r w:rsidR="00BD605B">
          <w:t>program</w:t>
        </w:r>
      </w:ins>
      <w:ins w:id="76" w:author="Sebastian Rahtz" w:date="2015-04-20T11:46:00Z">
        <w:r w:rsidR="00BD605B" w:rsidRPr="00BD605B">
          <w:rPr>
            <w:rPrChange w:id="77" w:author="Sebastian Rahtz" w:date="2015-04-20T11:47:00Z">
              <w:rPr>
                <w:rFonts w:ascii="Helvetica" w:hAnsi="Helvetica" w:cs="Helvetica"/>
                <w:color w:val="1C1C1C"/>
                <w:sz w:val="28"/>
                <w:szCs w:val="28"/>
              </w:rPr>
            </w:rPrChange>
          </w:rPr>
          <w:t xml:space="preserve"> can utilize</w:t>
        </w:r>
      </w:ins>
      <w:ins w:id="78" w:author="Sebastian Rahtz" w:date="2015-04-20T11:47:00Z">
        <w:r w:rsidR="00BD605B">
          <w:t xml:space="preserve"> to answer questions</w:t>
        </w:r>
      </w:ins>
      <w:ins w:id="79" w:author="Sebastian Rahtz" w:date="2015-04-20T11:46:00Z">
        <w:r w:rsidR="00BD605B" w:rsidRPr="00BD605B">
          <w:rPr>
            <w:rPrChange w:id="80" w:author="Sebastian Rahtz" w:date="2015-04-20T11:47:00Z">
              <w:rPr>
                <w:rFonts w:ascii="Helvetica" w:hAnsi="Helvetica" w:cs="Helvetica"/>
                <w:color w:val="1C1C1C"/>
                <w:sz w:val="28"/>
                <w:szCs w:val="28"/>
              </w:rPr>
            </w:rPrChange>
          </w:rPr>
          <w:t xml:space="preserve">. </w:t>
        </w:r>
      </w:ins>
      <w:del w:id="81" w:author="Sebastian Rahtz" w:date="2015-04-20T11:46:00Z">
        <w:r w:rsidR="00FC5BCB" w:rsidRPr="00BD605B" w:rsidDel="00BD605B">
          <w:delText>WE MEAN…..</w:delText>
        </w:r>
      </w:del>
      <w:r w:rsidRPr="00BD605B">
        <w:t>References</w:t>
      </w:r>
      <w:r>
        <w:t xml:space="preserve"> to CIDOC CRM labels are in bold to make the association with this narrative more accessible for prospective </w:t>
      </w:r>
      <w:proofErr w:type="spellStart"/>
      <w:r>
        <w:t>modellers</w:t>
      </w:r>
      <w:proofErr w:type="spellEnd"/>
      <w:r>
        <w:t xml:space="preserve">. After a description of each section a note is made about the </w:t>
      </w:r>
      <w:proofErr w:type="spellStart"/>
      <w:r>
        <w:t>harmonisation</w:t>
      </w:r>
      <w:proofErr w:type="spellEnd"/>
      <w:r>
        <w:t xml:space="preserve"> properties of the mapping.</w:t>
      </w:r>
    </w:p>
    <w:p w14:paraId="410540BD" w14:textId="77777777" w:rsidR="002B7F88" w:rsidRDefault="00FD3C9B" w:rsidP="00FD3C9B">
      <w:pPr>
        <w:pStyle w:val="Heading"/>
        <w:numPr>
          <w:ilvl w:val="0"/>
          <w:numId w:val="2"/>
        </w:numPr>
        <w:tabs>
          <w:tab w:val="num" w:pos="432"/>
        </w:tabs>
        <w:jc w:val="both"/>
      </w:pPr>
      <w:proofErr w:type="spellStart"/>
      <w:r>
        <w:rPr>
          <w:rFonts w:ascii="Helvetica"/>
        </w:rPr>
        <w:t>Process</w:t>
      </w:r>
      <w:proofErr w:type="spellEnd"/>
    </w:p>
    <w:p w14:paraId="01915952" w14:textId="77777777" w:rsidR="002B7F88" w:rsidRDefault="00FD3C9B" w:rsidP="00FD3C9B">
      <w:pPr>
        <w:pStyle w:val="Body"/>
        <w:jc w:val="both"/>
      </w:pPr>
      <w:r>
        <w:t xml:space="preserve">Photographic prints in the </w:t>
      </w:r>
      <w:r w:rsidR="00FC5BCB">
        <w:t xml:space="preserve">AIIS </w:t>
      </w:r>
      <w:r>
        <w:t xml:space="preserve">archive </w:t>
      </w:r>
      <w:r w:rsidR="00FC5BCB">
        <w:t>are ‘tradi</w:t>
      </w:r>
      <w:ins w:id="82" w:author="Sebastian Rahtz" w:date="2015-04-20T11:47:00Z">
        <w:r w:rsidR="00BD605B">
          <w:t>t</w:t>
        </w:r>
      </w:ins>
      <w:r w:rsidR="00FC5BCB">
        <w:t xml:space="preserve">ional’ – they were </w:t>
      </w:r>
      <w:r>
        <w:t xml:space="preserve">taken using film cameras. The photograph is derived from a negative and given an accession number. The negative has its own identifier. However, in some cases, a digital image is also available taken using a digital camera creating a </w:t>
      </w:r>
      <w:r w:rsidR="00FC5BCB">
        <w:t>‘</w:t>
      </w:r>
      <w:proofErr w:type="spellStart"/>
      <w:r>
        <w:rPr>
          <w:lang w:val="de-DE"/>
        </w:rPr>
        <w:t>born</w:t>
      </w:r>
      <w:proofErr w:type="spellEnd"/>
      <w:r>
        <w:rPr>
          <w:lang w:val="de-DE"/>
        </w:rPr>
        <w:t xml:space="preserve"> digital</w:t>
      </w:r>
      <w:r w:rsidR="00FC5BCB">
        <w:t xml:space="preserve">’ </w:t>
      </w:r>
      <w:r>
        <w:t>file with its own accession number; these are linked to the analogue image which is regarded as being the same view but will inevitably vary from the film version. The subsequent documentation relates to both the physical mediums on which visual information is recorded and the subject of the photograph itself, the monument. In many photographic archives this type of record is common but this division of information is often not semantically represented making it impossible for computers to differentiate between the different entities involved. The CIDOC CRM makes clear these different entities and associates contextual information correctly thereby supporting true contextual data integration.</w:t>
      </w:r>
    </w:p>
    <w:p w14:paraId="401C5D48" w14:textId="77777777" w:rsidR="002B7F88" w:rsidRDefault="00FD3C9B" w:rsidP="00FD3C9B">
      <w:pPr>
        <w:pStyle w:val="Heading"/>
        <w:numPr>
          <w:ilvl w:val="0"/>
          <w:numId w:val="2"/>
        </w:numPr>
        <w:tabs>
          <w:tab w:val="num" w:pos="432"/>
        </w:tabs>
        <w:jc w:val="both"/>
      </w:pPr>
      <w:r>
        <w:rPr>
          <w:rFonts w:ascii="Helvetica"/>
          <w:lang w:val="en-US"/>
        </w:rPr>
        <w:lastRenderedPageBreak/>
        <w:t>Photographs and Negatives</w:t>
      </w:r>
    </w:p>
    <w:p w14:paraId="1B33595E" w14:textId="77777777" w:rsidR="002B7F88" w:rsidRDefault="00FD3C9B" w:rsidP="00FD3C9B">
      <w:pPr>
        <w:pStyle w:val="Heading2"/>
        <w:numPr>
          <w:ilvl w:val="1"/>
          <w:numId w:val="4"/>
        </w:numPr>
        <w:tabs>
          <w:tab w:val="num" w:pos="576"/>
        </w:tabs>
        <w:jc w:val="both"/>
      </w:pPr>
      <w:r>
        <w:rPr>
          <w:rFonts w:ascii="Helvetica"/>
        </w:rPr>
        <w:t>Description</w:t>
      </w:r>
    </w:p>
    <w:p w14:paraId="1BF831A9" w14:textId="77777777" w:rsidR="002B7F88" w:rsidRDefault="00FD3C9B" w:rsidP="00FD3C9B">
      <w:pPr>
        <w:pStyle w:val="Body"/>
        <w:jc w:val="both"/>
        <w:rPr>
          <w:b/>
          <w:bCs/>
        </w:rPr>
      </w:pPr>
      <w:r>
        <w:t>The physical medi</w:t>
      </w:r>
      <w:r w:rsidR="00FC5BCB">
        <w:t>a</w:t>
      </w:r>
      <w:r>
        <w:t xml:space="preserve">, the negative and the photographic print, are </w:t>
      </w:r>
      <w:r>
        <w:rPr>
          <w:b/>
          <w:bCs/>
          <w:lang w:val="fr-FR"/>
        </w:rPr>
        <w:t>Information Carriers</w:t>
      </w:r>
      <w:r>
        <w:t xml:space="preserve"> (they are physical medi</w:t>
      </w:r>
      <w:r w:rsidR="00FC5BCB">
        <w:t>a</w:t>
      </w:r>
      <w:r>
        <w:t xml:space="preserve"> that carry an </w:t>
      </w:r>
      <w:r>
        <w:rPr>
          <w:b/>
          <w:bCs/>
        </w:rPr>
        <w:t>Information Object</w:t>
      </w:r>
      <w:r>
        <w:t xml:space="preserve"> (the information derived from the image). In this case there are initially two types of </w:t>
      </w:r>
      <w:r>
        <w:rPr>
          <w:b/>
          <w:bCs/>
        </w:rPr>
        <w:t>Information Object,</w:t>
      </w:r>
      <w:r>
        <w:t xml:space="preserve"> a </w:t>
      </w:r>
      <w:r>
        <w:rPr>
          <w:b/>
          <w:bCs/>
        </w:rPr>
        <w:t>Document</w:t>
      </w:r>
      <w:r>
        <w:t xml:space="preserve"> and a </w:t>
      </w:r>
      <w:r>
        <w:rPr>
          <w:b/>
          <w:bCs/>
          <w:lang w:val="pt-PT"/>
        </w:rPr>
        <w:t xml:space="preserve">Visual </w:t>
      </w:r>
      <w:proofErr w:type="spellStart"/>
      <w:r>
        <w:rPr>
          <w:b/>
          <w:bCs/>
          <w:lang w:val="pt-PT"/>
        </w:rPr>
        <w:t>Image</w:t>
      </w:r>
      <w:proofErr w:type="spellEnd"/>
      <w:r>
        <w:rPr>
          <w:b/>
          <w:bCs/>
          <w:lang w:val="pt-PT"/>
        </w:rPr>
        <w:t>.</w:t>
      </w:r>
      <w:r>
        <w:t xml:space="preserve"> The</w:t>
      </w:r>
      <w:r>
        <w:rPr>
          <w:b/>
          <w:bCs/>
        </w:rPr>
        <w:t xml:space="preserve"> </w:t>
      </w:r>
      <w:r>
        <w:t>photographic</w:t>
      </w:r>
      <w:r>
        <w:rPr>
          <w:b/>
          <w:bCs/>
        </w:rPr>
        <w:t xml:space="preserve"> Information Carrier </w:t>
      </w:r>
      <w:r>
        <w:t xml:space="preserve">carries a </w:t>
      </w:r>
      <w:r>
        <w:rPr>
          <w:b/>
          <w:bCs/>
          <w:lang w:val="fr-FR"/>
        </w:rPr>
        <w:t xml:space="preserve">Document </w:t>
      </w:r>
      <w:r>
        <w:t xml:space="preserve">in that it </w:t>
      </w:r>
      <w:r w:rsidR="00FC5BCB">
        <w:t>‘</w:t>
      </w:r>
      <w:r>
        <w:t>documents</w:t>
      </w:r>
      <w:r w:rsidR="00FC5BCB">
        <w:t>’</w:t>
      </w:r>
      <w:r>
        <w:t xml:space="preserve"> (in the cultural heritage sense) the monument but it also </w:t>
      </w:r>
      <w:r>
        <w:rPr>
          <w:b/>
          <w:bCs/>
        </w:rPr>
        <w:t>shows</w:t>
      </w:r>
      <w:r>
        <w:t xml:space="preserve"> a </w:t>
      </w:r>
      <w:r>
        <w:rPr>
          <w:b/>
          <w:bCs/>
        </w:rPr>
        <w:t xml:space="preserve">visual </w:t>
      </w:r>
      <w:proofErr w:type="gramStart"/>
      <w:r>
        <w:rPr>
          <w:b/>
          <w:bCs/>
        </w:rPr>
        <w:t>item</w:t>
      </w:r>
      <w:r>
        <w:t xml:space="preserve"> which</w:t>
      </w:r>
      <w:proofErr w:type="gramEnd"/>
      <w:r>
        <w:t xml:space="preserve"> is the </w:t>
      </w:r>
      <w:r>
        <w:rPr>
          <w:b/>
          <w:bCs/>
          <w:lang w:val="pt-PT"/>
        </w:rPr>
        <w:t xml:space="preserve">Visual </w:t>
      </w:r>
      <w:proofErr w:type="spellStart"/>
      <w:r>
        <w:rPr>
          <w:b/>
          <w:bCs/>
          <w:lang w:val="pt-PT"/>
        </w:rPr>
        <w:t>Image</w:t>
      </w:r>
      <w:proofErr w:type="spellEnd"/>
      <w:r>
        <w:t xml:space="preserve"> of the monument. The </w:t>
      </w:r>
      <w:r>
        <w:rPr>
          <w:b/>
          <w:bCs/>
        </w:rPr>
        <w:t>Document</w:t>
      </w:r>
      <w:r>
        <w:t xml:space="preserve"> is a record of information about the monument which itself is a </w:t>
      </w:r>
      <w:r>
        <w:rPr>
          <w:b/>
          <w:bCs/>
        </w:rPr>
        <w:t>Physical Man-made Thing</w:t>
      </w:r>
      <w:r>
        <w:t xml:space="preserve">. The </w:t>
      </w:r>
      <w:r>
        <w:rPr>
          <w:b/>
          <w:bCs/>
          <w:lang w:val="pt-PT"/>
        </w:rPr>
        <w:t xml:space="preserve">Visual </w:t>
      </w:r>
      <w:proofErr w:type="spellStart"/>
      <w:r>
        <w:rPr>
          <w:b/>
          <w:bCs/>
          <w:lang w:val="pt-PT"/>
        </w:rPr>
        <w:t>Image</w:t>
      </w:r>
      <w:proofErr w:type="spellEnd"/>
      <w:r>
        <w:rPr>
          <w:b/>
          <w:bCs/>
          <w:lang w:val="pt-PT"/>
        </w:rPr>
        <w:t xml:space="preserve"> </w:t>
      </w:r>
      <w:r>
        <w:t xml:space="preserve">more precisely </w:t>
      </w:r>
      <w:r w:rsidR="00FC5BCB">
        <w:rPr>
          <w:b/>
          <w:bCs/>
        </w:rPr>
        <w:t>‘</w:t>
      </w:r>
      <w:r>
        <w:rPr>
          <w:b/>
          <w:bCs/>
        </w:rPr>
        <w:t>represents</w:t>
      </w:r>
      <w:r w:rsidR="00FC5BCB">
        <w:t xml:space="preserve">’ </w:t>
      </w:r>
      <w:r>
        <w:t xml:space="preserve">the monument. The negative and the photograph carry and represent the same </w:t>
      </w:r>
      <w:r>
        <w:rPr>
          <w:b/>
          <w:bCs/>
        </w:rPr>
        <w:t>Information Object</w:t>
      </w:r>
      <w:r>
        <w:t xml:space="preserve"> and </w:t>
      </w:r>
      <w:r>
        <w:rPr>
          <w:b/>
          <w:bCs/>
        </w:rPr>
        <w:t xml:space="preserve">Visual Image. Both </w:t>
      </w:r>
      <w:r>
        <w:t xml:space="preserve">the </w:t>
      </w:r>
      <w:r>
        <w:rPr>
          <w:b/>
          <w:bCs/>
          <w:lang w:val="fr-FR"/>
        </w:rPr>
        <w:t>Information Carriers</w:t>
      </w:r>
      <w:r>
        <w:t xml:space="preserve"> (the photograph and the negative), as physical items, </w:t>
      </w:r>
      <w:r>
        <w:rPr>
          <w:b/>
          <w:bCs/>
        </w:rPr>
        <w:t xml:space="preserve">depict </w:t>
      </w:r>
      <w:r>
        <w:t xml:space="preserve">the </w:t>
      </w:r>
      <w:r>
        <w:rPr>
          <w:b/>
          <w:bCs/>
        </w:rPr>
        <w:t>Physical Man-made Thing.</w:t>
      </w:r>
    </w:p>
    <w:p w14:paraId="1B95D0F3" w14:textId="77777777" w:rsidR="002B7F88" w:rsidRDefault="00FD3C9B" w:rsidP="00FD3C9B">
      <w:pPr>
        <w:pStyle w:val="Body"/>
        <w:jc w:val="both"/>
      </w:pPr>
      <w:r>
        <w:t xml:space="preserve">Where a digital image is also captured this also creates a </w:t>
      </w:r>
      <w:r>
        <w:rPr>
          <w:b/>
          <w:bCs/>
        </w:rPr>
        <w:t>Document</w:t>
      </w:r>
      <w:r>
        <w:t xml:space="preserve">, in this case a </w:t>
      </w:r>
      <w:r>
        <w:rPr>
          <w:b/>
          <w:bCs/>
        </w:rPr>
        <w:t>Digital Object</w:t>
      </w:r>
      <w:r>
        <w:t xml:space="preserve"> (another type of </w:t>
      </w:r>
      <w:r>
        <w:rPr>
          <w:b/>
          <w:bCs/>
        </w:rPr>
        <w:t>Information Object</w:t>
      </w:r>
      <w:r>
        <w:t xml:space="preserve">) of the monument. The </w:t>
      </w:r>
      <w:r>
        <w:rPr>
          <w:b/>
          <w:bCs/>
        </w:rPr>
        <w:t>Digital Object</w:t>
      </w:r>
      <w:r>
        <w:t xml:space="preserve"> is also stored on a physical medium, an </w:t>
      </w:r>
      <w:r>
        <w:rPr>
          <w:b/>
          <w:bCs/>
        </w:rPr>
        <w:t>Information Carrier</w:t>
      </w:r>
      <w:r>
        <w:t xml:space="preserve"> (a disk) </w:t>
      </w:r>
      <w:proofErr w:type="gramStart"/>
      <w:r>
        <w:t>which</w:t>
      </w:r>
      <w:proofErr w:type="gramEnd"/>
      <w:r>
        <w:t xml:space="preserve"> also shows a </w:t>
      </w:r>
      <w:r>
        <w:rPr>
          <w:b/>
          <w:bCs/>
          <w:lang w:val="pt-PT"/>
        </w:rPr>
        <w:t xml:space="preserve">Visual Item </w:t>
      </w:r>
      <w:r>
        <w:t xml:space="preserve">and results in the </w:t>
      </w:r>
      <w:r>
        <w:rPr>
          <w:b/>
          <w:bCs/>
        </w:rPr>
        <w:t>documentation</w:t>
      </w:r>
      <w:r>
        <w:t xml:space="preserve"> and </w:t>
      </w:r>
      <w:r>
        <w:rPr>
          <w:b/>
          <w:bCs/>
        </w:rPr>
        <w:t>representation</w:t>
      </w:r>
      <w:r>
        <w:t xml:space="preserve"> of the same </w:t>
      </w:r>
      <w:r>
        <w:rPr>
          <w:b/>
          <w:bCs/>
        </w:rPr>
        <w:t>Physical Man-made Thing</w:t>
      </w:r>
      <w:r>
        <w:t>.</w:t>
      </w:r>
    </w:p>
    <w:p w14:paraId="5D7DC8BA" w14:textId="77777777" w:rsidR="002B7F88" w:rsidRDefault="00FD3C9B" w:rsidP="00FD3C9B">
      <w:pPr>
        <w:pStyle w:val="Heading2"/>
        <w:numPr>
          <w:ilvl w:val="1"/>
          <w:numId w:val="4"/>
        </w:numPr>
        <w:tabs>
          <w:tab w:val="num" w:pos="576"/>
        </w:tabs>
        <w:jc w:val="both"/>
      </w:pPr>
      <w:r>
        <w:rPr>
          <w:rFonts w:ascii="Helvetica"/>
          <w:lang w:val="fr-FR"/>
        </w:rPr>
        <w:t>Data Harmonisation</w:t>
      </w:r>
    </w:p>
    <w:p w14:paraId="3D8A683A" w14:textId="77777777" w:rsidR="002B7F88" w:rsidRDefault="00FD3C9B" w:rsidP="00FD3C9B">
      <w:pPr>
        <w:pStyle w:val="Body"/>
        <w:jc w:val="both"/>
      </w:pPr>
      <w:r>
        <w:t xml:space="preserve">These important relationships promote multiple routes for integrations with other types of documentation of the same </w:t>
      </w:r>
      <w:r>
        <w:rPr>
          <w:b/>
          <w:bCs/>
        </w:rPr>
        <w:t>Physical Man-made Thing</w:t>
      </w:r>
      <w:r>
        <w:t xml:space="preserve"> (text, video</w:t>
      </w:r>
      <w:r w:rsidR="00FC5BCB">
        <w:t>,</w:t>
      </w:r>
      <w:r>
        <w:t xml:space="preserve"> etc.) but also make a more specific integration with other items that show a visual representation including other photographs but also other information carriers whether they be 3D or 2D objects (paintings for example) with illustrations of the same subject. Integration with things that are connected in a more conceptual way would also be supported.  </w:t>
      </w:r>
    </w:p>
    <w:p w14:paraId="01CD5F0D" w14:textId="77777777" w:rsidR="002B7F88" w:rsidRDefault="00FD3C9B" w:rsidP="00FD3C9B">
      <w:pPr>
        <w:pStyle w:val="Heading"/>
        <w:numPr>
          <w:ilvl w:val="0"/>
          <w:numId w:val="2"/>
        </w:numPr>
        <w:tabs>
          <w:tab w:val="num" w:pos="432"/>
        </w:tabs>
        <w:jc w:val="both"/>
      </w:pPr>
      <w:r>
        <w:rPr>
          <w:rFonts w:ascii="Helvetica"/>
          <w:lang w:val="en-US"/>
        </w:rPr>
        <w:t>The Photo Production Process</w:t>
      </w:r>
    </w:p>
    <w:p w14:paraId="3EC4315E" w14:textId="77777777" w:rsidR="002B7F88" w:rsidRDefault="00FD3C9B" w:rsidP="00FD3C9B">
      <w:pPr>
        <w:pStyle w:val="Heading2"/>
        <w:numPr>
          <w:ilvl w:val="1"/>
          <w:numId w:val="5"/>
        </w:numPr>
        <w:tabs>
          <w:tab w:val="num" w:pos="576"/>
        </w:tabs>
        <w:jc w:val="both"/>
      </w:pPr>
      <w:r>
        <w:rPr>
          <w:rFonts w:ascii="Helvetica"/>
        </w:rPr>
        <w:t>Description</w:t>
      </w:r>
    </w:p>
    <w:p w14:paraId="07A6AD1C" w14:textId="77777777" w:rsidR="002B7F88" w:rsidRDefault="00FD3C9B" w:rsidP="00FD3C9B">
      <w:pPr>
        <w:pStyle w:val="Body"/>
        <w:jc w:val="both"/>
      </w:pPr>
      <w:r>
        <w:t>The archive records provide the date that the photograph (</w:t>
      </w:r>
      <w:r>
        <w:rPr>
          <w:b/>
          <w:bCs/>
        </w:rPr>
        <w:t>Information Carrier</w:t>
      </w:r>
      <w:r>
        <w:t xml:space="preserve">) was produced. </w:t>
      </w:r>
      <w:proofErr w:type="gramStart"/>
      <w:r>
        <w:t xml:space="preserve">The photograph is produced by </w:t>
      </w:r>
      <w:r>
        <w:rPr>
          <w:b/>
          <w:bCs/>
        </w:rPr>
        <w:t>using a specific</w:t>
      </w:r>
      <w:r>
        <w:t xml:space="preserve"> negative</w:t>
      </w:r>
      <w:proofErr w:type="gramEnd"/>
      <w:r>
        <w:t xml:space="preserve"> (</w:t>
      </w:r>
      <w:r>
        <w:rPr>
          <w:b/>
          <w:bCs/>
        </w:rPr>
        <w:t>Information Carrier</w:t>
      </w:r>
      <w:r>
        <w:t>)</w:t>
      </w:r>
      <w:r w:rsidR="00FC5BCB">
        <w:t>. T</w:t>
      </w:r>
      <w:r>
        <w:t xml:space="preserve">he </w:t>
      </w:r>
      <w:r>
        <w:rPr>
          <w:b/>
          <w:bCs/>
          <w:lang w:val="fr-FR"/>
        </w:rPr>
        <w:t xml:space="preserve">Production </w:t>
      </w:r>
      <w:r>
        <w:t xml:space="preserve">of this is recorded within a </w:t>
      </w:r>
      <w:r>
        <w:rPr>
          <w:b/>
          <w:bCs/>
        </w:rPr>
        <w:t>Time-span</w:t>
      </w:r>
      <w:r>
        <w:t xml:space="preserve"> with a date range. Within this process the photographic print is given an accession number, an </w:t>
      </w:r>
      <w:r>
        <w:rPr>
          <w:b/>
          <w:bCs/>
        </w:rPr>
        <w:t>Identifier</w:t>
      </w:r>
      <w:r>
        <w:t xml:space="preserve">). Equally the negative has a negative number, another form of </w:t>
      </w:r>
      <w:r>
        <w:rPr>
          <w:b/>
          <w:bCs/>
        </w:rPr>
        <w:t xml:space="preserve">Identifier. </w:t>
      </w:r>
      <w:r>
        <w:t xml:space="preserve">The </w:t>
      </w:r>
      <w:r>
        <w:rPr>
          <w:b/>
          <w:bCs/>
        </w:rPr>
        <w:t>Digital Object</w:t>
      </w:r>
      <w:r>
        <w:t xml:space="preserve"> also has an </w:t>
      </w:r>
      <w:r>
        <w:rPr>
          <w:b/>
          <w:bCs/>
        </w:rPr>
        <w:t>Identifier</w:t>
      </w:r>
      <w:r>
        <w:t>.</w:t>
      </w:r>
    </w:p>
    <w:p w14:paraId="204BBA01" w14:textId="77777777" w:rsidR="002B7F88" w:rsidRDefault="00FD3C9B" w:rsidP="00FD3C9B">
      <w:pPr>
        <w:pStyle w:val="Heading2"/>
        <w:numPr>
          <w:ilvl w:val="1"/>
          <w:numId w:val="5"/>
        </w:numPr>
        <w:tabs>
          <w:tab w:val="num" w:pos="576"/>
        </w:tabs>
        <w:jc w:val="both"/>
      </w:pPr>
      <w:r>
        <w:rPr>
          <w:rFonts w:ascii="Helvetica"/>
          <w:lang w:val="fr-FR"/>
        </w:rPr>
        <w:t>Data Harmonisation</w:t>
      </w:r>
    </w:p>
    <w:p w14:paraId="142B7FFF" w14:textId="77777777" w:rsidR="002B7F88" w:rsidRDefault="00FD3C9B" w:rsidP="00FD3C9B">
      <w:pPr>
        <w:pStyle w:val="Body"/>
        <w:jc w:val="both"/>
        <w:rPr>
          <w:u w:val="single"/>
        </w:rPr>
      </w:pPr>
      <w:r>
        <w:rPr>
          <w:u w:val="single"/>
        </w:rPr>
        <w:t>T</w:t>
      </w:r>
      <w:r>
        <w:t>hese unique identifiers are exposed as Linked Data and allow other data sources to make reference to them supporting contextual integration.</w:t>
      </w:r>
    </w:p>
    <w:p w14:paraId="63DA25FD" w14:textId="77777777" w:rsidR="002B7F88" w:rsidRDefault="00FD3C9B" w:rsidP="00FD3C9B">
      <w:pPr>
        <w:pStyle w:val="Heading"/>
        <w:numPr>
          <w:ilvl w:val="0"/>
          <w:numId w:val="2"/>
        </w:numPr>
        <w:tabs>
          <w:tab w:val="num" w:pos="432"/>
        </w:tabs>
        <w:jc w:val="both"/>
      </w:pPr>
      <w:r>
        <w:rPr>
          <w:rFonts w:ascii="Helvetica"/>
          <w:lang w:val="en-US"/>
        </w:rPr>
        <w:t xml:space="preserve">Additional Photographic Information </w:t>
      </w:r>
    </w:p>
    <w:p w14:paraId="42F03845" w14:textId="77777777" w:rsidR="002B7F88" w:rsidRDefault="00FD3C9B" w:rsidP="00FD3C9B">
      <w:pPr>
        <w:pStyle w:val="Heading2"/>
        <w:numPr>
          <w:ilvl w:val="1"/>
          <w:numId w:val="6"/>
        </w:numPr>
        <w:tabs>
          <w:tab w:val="num" w:pos="576"/>
        </w:tabs>
        <w:jc w:val="both"/>
      </w:pPr>
      <w:r>
        <w:rPr>
          <w:rFonts w:ascii="Helvetica"/>
        </w:rPr>
        <w:t>Description</w:t>
      </w:r>
    </w:p>
    <w:p w14:paraId="14AB9559" w14:textId="77777777" w:rsidR="002B7F88" w:rsidRDefault="00FD3C9B" w:rsidP="00FD3C9B">
      <w:pPr>
        <w:pStyle w:val="Body"/>
        <w:jc w:val="both"/>
      </w:pPr>
      <w:r>
        <w:t>The remaining photographic information records the owner (the</w:t>
      </w:r>
      <w:r>
        <w:rPr>
          <w:b/>
          <w:bCs/>
        </w:rPr>
        <w:t xml:space="preserve"> Actor</w:t>
      </w:r>
      <w:r>
        <w:t xml:space="preserve">: AIIS), the category or </w:t>
      </w:r>
      <w:r>
        <w:rPr>
          <w:b/>
          <w:bCs/>
        </w:rPr>
        <w:t>Type</w:t>
      </w:r>
      <w:r>
        <w:t xml:space="preserve"> of the photograph (e.g. architecture), whether the photograph was taken from the exterior or the interior (another </w:t>
      </w:r>
      <w:r>
        <w:rPr>
          <w:b/>
          <w:bCs/>
        </w:rPr>
        <w:t xml:space="preserve">Type </w:t>
      </w:r>
      <w:r>
        <w:t xml:space="preserve">or terminology), and information used to describe the photograph, its label information, which is another form of </w:t>
      </w:r>
      <w:r>
        <w:rPr>
          <w:b/>
          <w:bCs/>
        </w:rPr>
        <w:t>Document</w:t>
      </w:r>
      <w:r>
        <w:t>.</w:t>
      </w:r>
    </w:p>
    <w:p w14:paraId="158D287D" w14:textId="77777777" w:rsidR="002B7F88" w:rsidRDefault="00FD3C9B" w:rsidP="00FD3C9B">
      <w:pPr>
        <w:pStyle w:val="Heading2"/>
        <w:numPr>
          <w:ilvl w:val="1"/>
          <w:numId w:val="6"/>
        </w:numPr>
        <w:tabs>
          <w:tab w:val="num" w:pos="576"/>
        </w:tabs>
        <w:jc w:val="both"/>
      </w:pPr>
      <w:r>
        <w:rPr>
          <w:rFonts w:ascii="Helvetica"/>
          <w:lang w:val="fr-FR"/>
        </w:rPr>
        <w:lastRenderedPageBreak/>
        <w:t>Data Harmonisation</w:t>
      </w:r>
    </w:p>
    <w:p w14:paraId="6356FCE1" w14:textId="77777777" w:rsidR="002B7F88" w:rsidRDefault="00FD3C9B" w:rsidP="00FD3C9B">
      <w:pPr>
        <w:pStyle w:val="Body"/>
        <w:jc w:val="both"/>
      </w:pPr>
      <w:r>
        <w:t xml:space="preserve">This information is important additional context that facilitates </w:t>
      </w:r>
      <w:proofErr w:type="spellStart"/>
      <w:r>
        <w:t>harmonisation</w:t>
      </w:r>
      <w:proofErr w:type="spellEnd"/>
      <w:r>
        <w:t xml:space="preserve">. There is no guarantee that the description given, for example, the name of the monument, uses the same appellation or that the name is spelt the same way. This additional information provides a way of mutually corroborating the record and can support the main contextual framework to match instances from different databases that may contain different appellations or spellings.   </w:t>
      </w:r>
    </w:p>
    <w:p w14:paraId="1B3029CB" w14:textId="77777777" w:rsidR="002B7F88" w:rsidRDefault="00FD3C9B" w:rsidP="00FD3C9B">
      <w:pPr>
        <w:pStyle w:val="Heading"/>
        <w:numPr>
          <w:ilvl w:val="0"/>
          <w:numId w:val="2"/>
        </w:numPr>
        <w:tabs>
          <w:tab w:val="num" w:pos="432"/>
        </w:tabs>
        <w:jc w:val="both"/>
      </w:pPr>
      <w:r>
        <w:rPr>
          <w:rFonts w:ascii="Helvetica"/>
          <w:lang w:val="en-US"/>
        </w:rPr>
        <w:t xml:space="preserve">The Physical Thing </w:t>
      </w:r>
    </w:p>
    <w:p w14:paraId="21C0135C" w14:textId="77777777" w:rsidR="002B7F88" w:rsidRDefault="00FD3C9B" w:rsidP="00FD3C9B">
      <w:pPr>
        <w:pStyle w:val="Heading2"/>
        <w:numPr>
          <w:ilvl w:val="1"/>
          <w:numId w:val="7"/>
        </w:numPr>
        <w:tabs>
          <w:tab w:val="num" w:pos="576"/>
        </w:tabs>
        <w:jc w:val="both"/>
      </w:pPr>
      <w:r>
        <w:rPr>
          <w:rFonts w:ascii="Helvetica"/>
        </w:rPr>
        <w:t>Description</w:t>
      </w:r>
    </w:p>
    <w:p w14:paraId="60B37641" w14:textId="77777777" w:rsidR="002B7F88" w:rsidRDefault="00FD3C9B" w:rsidP="00FD3C9B">
      <w:pPr>
        <w:pStyle w:val="Body"/>
        <w:jc w:val="both"/>
      </w:pPr>
      <w:r>
        <w:t xml:space="preserve">Once we have established the subject of the photograph, either through </w:t>
      </w:r>
      <w:r>
        <w:rPr>
          <w:b/>
          <w:bCs/>
        </w:rPr>
        <w:t>documentation</w:t>
      </w:r>
      <w:r>
        <w:t xml:space="preserve">, </w:t>
      </w:r>
      <w:r>
        <w:rPr>
          <w:b/>
          <w:bCs/>
        </w:rPr>
        <w:t>representation</w:t>
      </w:r>
      <w:r>
        <w:t xml:space="preserve"> or </w:t>
      </w:r>
      <w:r>
        <w:rPr>
          <w:b/>
          <w:bCs/>
        </w:rPr>
        <w:t xml:space="preserve">depiction, </w:t>
      </w:r>
      <w:r>
        <w:t>the record then deals with the</w:t>
      </w:r>
      <w:r>
        <w:rPr>
          <w:b/>
          <w:bCs/>
        </w:rPr>
        <w:t xml:space="preserve"> Physical Thing </w:t>
      </w:r>
      <w:r>
        <w:t xml:space="preserve">itself. It has its own set of terminological categories. The monument </w:t>
      </w:r>
      <w:r>
        <w:rPr>
          <w:b/>
          <w:bCs/>
        </w:rPr>
        <w:t xml:space="preserve">Type </w:t>
      </w:r>
      <w:r>
        <w:t xml:space="preserve">describes the purpose of the monument such as a palace or a tomb and so on, while another </w:t>
      </w:r>
      <w:r>
        <w:rPr>
          <w:b/>
          <w:bCs/>
        </w:rPr>
        <w:t>Type</w:t>
      </w:r>
      <w:r>
        <w:t xml:space="preserve"> provides the style of architecture. The </w:t>
      </w:r>
      <w:r>
        <w:rPr>
          <w:b/>
          <w:bCs/>
        </w:rPr>
        <w:t>Materials</w:t>
      </w:r>
      <w:r>
        <w:t xml:space="preserve"> that the building consists of is another more specific </w:t>
      </w:r>
      <w:r>
        <w:rPr>
          <w:b/>
          <w:bCs/>
        </w:rPr>
        <w:t xml:space="preserve">Type. </w:t>
      </w:r>
      <w:r>
        <w:t xml:space="preserve">The record also describes the </w:t>
      </w:r>
      <w:r>
        <w:rPr>
          <w:b/>
          <w:bCs/>
        </w:rPr>
        <w:t>Period</w:t>
      </w:r>
      <w:r>
        <w:t xml:space="preserve"> that the monument dates from (the period of its </w:t>
      </w:r>
      <w:r>
        <w:rPr>
          <w:b/>
          <w:bCs/>
          <w:lang w:val="fr-FR"/>
        </w:rPr>
        <w:t>Production</w:t>
      </w:r>
      <w:r>
        <w:t xml:space="preserve">) and the patron of its </w:t>
      </w:r>
      <w:r>
        <w:rPr>
          <w:b/>
          <w:bCs/>
          <w:lang w:val="fr-FR"/>
        </w:rPr>
        <w:t xml:space="preserve">Production </w:t>
      </w:r>
      <w:r>
        <w:t xml:space="preserve">(The </w:t>
      </w:r>
      <w:r>
        <w:rPr>
          <w:b/>
          <w:bCs/>
        </w:rPr>
        <w:t>Person</w:t>
      </w:r>
      <w:r>
        <w:t xml:space="preserve"> or </w:t>
      </w:r>
      <w:r>
        <w:rPr>
          <w:b/>
          <w:bCs/>
          <w:lang w:val="fr-FR"/>
        </w:rPr>
        <w:t>Group</w:t>
      </w:r>
      <w:r>
        <w:t xml:space="preserve"> who performed that role) - the </w:t>
      </w:r>
      <w:r>
        <w:rPr>
          <w:b/>
          <w:bCs/>
        </w:rPr>
        <w:t>Actor.</w:t>
      </w:r>
      <w:r>
        <w:t xml:space="preserve">  The approximate time scale for the </w:t>
      </w:r>
      <w:r>
        <w:rPr>
          <w:b/>
          <w:bCs/>
          <w:lang w:val="fr-FR"/>
        </w:rPr>
        <w:t>Production</w:t>
      </w:r>
      <w:r>
        <w:t xml:space="preserve"> of the monument is also recorded using a </w:t>
      </w:r>
      <w:r>
        <w:rPr>
          <w:b/>
          <w:bCs/>
        </w:rPr>
        <w:t>Time-span</w:t>
      </w:r>
      <w:r>
        <w:t xml:space="preserve"> and date range, which should be within the described </w:t>
      </w:r>
      <w:r>
        <w:rPr>
          <w:b/>
          <w:bCs/>
        </w:rPr>
        <w:t xml:space="preserve">Period. </w:t>
      </w:r>
      <w:r>
        <w:t xml:space="preserve"> </w:t>
      </w:r>
    </w:p>
    <w:p w14:paraId="5FCC808A" w14:textId="77777777" w:rsidR="002B7F88" w:rsidRDefault="00FD3C9B" w:rsidP="00FD3C9B">
      <w:pPr>
        <w:pStyle w:val="Heading2"/>
        <w:numPr>
          <w:ilvl w:val="1"/>
          <w:numId w:val="7"/>
        </w:numPr>
        <w:tabs>
          <w:tab w:val="num" w:pos="576"/>
        </w:tabs>
        <w:jc w:val="both"/>
      </w:pPr>
      <w:r>
        <w:rPr>
          <w:rFonts w:ascii="Helvetica"/>
          <w:lang w:val="fr-FR"/>
        </w:rPr>
        <w:t>Data Harmonisation</w:t>
      </w:r>
    </w:p>
    <w:p w14:paraId="436C21AC" w14:textId="77777777" w:rsidR="002B7F88" w:rsidRDefault="00FD3C9B" w:rsidP="00FD3C9B">
      <w:pPr>
        <w:pStyle w:val="Body"/>
        <w:jc w:val="both"/>
      </w:pPr>
      <w:r>
        <w:t xml:space="preserve">The </w:t>
      </w:r>
      <w:r>
        <w:rPr>
          <w:b/>
          <w:bCs/>
          <w:lang w:val="fr-FR"/>
        </w:rPr>
        <w:t>Production</w:t>
      </w:r>
      <w:r>
        <w:t xml:space="preserve"> of material things provide</w:t>
      </w:r>
      <w:r w:rsidR="00FC5BCB">
        <w:t>s</w:t>
      </w:r>
      <w:r>
        <w:t xml:space="preserve"> important references for integration, not </w:t>
      </w:r>
      <w:r w:rsidR="00FC5BCB">
        <w:t>only</w:t>
      </w:r>
      <w:r>
        <w:t xml:space="preserve"> with data about the same thing but </w:t>
      </w:r>
      <w:r w:rsidR="00FC5BCB">
        <w:t xml:space="preserve">also </w:t>
      </w:r>
      <w:r>
        <w:t xml:space="preserve">with other types of thing that have some relevance or provide some additional context. For example, objects that might have been produced in the same period and which might have had some connection such as items that might have been found with or within the thing in question. This provides historical context that helps improve the relevance of the record </w:t>
      </w:r>
      <w:r w:rsidR="00FC5BCB">
        <w:rPr>
          <w:i/>
        </w:rPr>
        <w:t xml:space="preserve">and </w:t>
      </w:r>
      <w:r>
        <w:t xml:space="preserve">further context for additional data </w:t>
      </w:r>
      <w:proofErr w:type="spellStart"/>
      <w:r>
        <w:t>harmonisation</w:t>
      </w:r>
      <w:proofErr w:type="spellEnd"/>
      <w:r>
        <w:t xml:space="preserve"> with other data sources of different types, for example, reference materials. Connections with people are also important</w:t>
      </w:r>
      <w:r w:rsidR="00FC5BCB">
        <w:t xml:space="preserve">. They </w:t>
      </w:r>
      <w:r>
        <w:t xml:space="preserve">can provide </w:t>
      </w:r>
      <w:proofErr w:type="gramStart"/>
      <w:r>
        <w:t>a</w:t>
      </w:r>
      <w:proofErr w:type="gramEnd"/>
      <w:r>
        <w:t xml:space="preserve"> additional information useful for research and integration, particularly if connections (perhaps using the material context) can be made with specialist biographical resources.</w:t>
      </w:r>
    </w:p>
    <w:p w14:paraId="2654A0C6" w14:textId="77777777" w:rsidR="002B7F88" w:rsidRDefault="00FD3C9B" w:rsidP="00FD3C9B">
      <w:pPr>
        <w:pStyle w:val="Heading"/>
        <w:numPr>
          <w:ilvl w:val="0"/>
          <w:numId w:val="2"/>
        </w:numPr>
        <w:tabs>
          <w:tab w:val="num" w:pos="432"/>
        </w:tabs>
        <w:jc w:val="both"/>
      </w:pPr>
      <w:r>
        <w:rPr>
          <w:rFonts w:ascii="Helvetica"/>
          <w:lang w:val="en-US"/>
        </w:rPr>
        <w:t>Location or Place</w:t>
      </w:r>
    </w:p>
    <w:p w14:paraId="17A884E1" w14:textId="77777777" w:rsidR="002B7F88" w:rsidRDefault="00FD3C9B" w:rsidP="00FD3C9B">
      <w:pPr>
        <w:pStyle w:val="Heading2"/>
        <w:numPr>
          <w:ilvl w:val="1"/>
          <w:numId w:val="8"/>
        </w:numPr>
        <w:tabs>
          <w:tab w:val="num" w:pos="576"/>
        </w:tabs>
        <w:jc w:val="both"/>
      </w:pPr>
      <w:r>
        <w:rPr>
          <w:rFonts w:ascii="Helvetica"/>
        </w:rPr>
        <w:t>Description</w:t>
      </w:r>
    </w:p>
    <w:p w14:paraId="36FE6103" w14:textId="77777777" w:rsidR="002B7F88" w:rsidRDefault="00FD3C9B" w:rsidP="00FD3C9B">
      <w:pPr>
        <w:pStyle w:val="Body"/>
        <w:jc w:val="both"/>
      </w:pPr>
      <w:r>
        <w:t xml:space="preserve">Location information is recorded as a set of hierarchical places each of which </w:t>
      </w:r>
      <w:r>
        <w:rPr>
          <w:b/>
          <w:bCs/>
        </w:rPr>
        <w:t>fall</w:t>
      </w:r>
      <w:r w:rsidR="00FC5BCB">
        <w:rPr>
          <w:b/>
          <w:bCs/>
        </w:rPr>
        <w:t>s</w:t>
      </w:r>
      <w:r>
        <w:rPr>
          <w:b/>
          <w:bCs/>
        </w:rPr>
        <w:t xml:space="preserve"> within </w:t>
      </w:r>
      <w:r>
        <w:t xml:space="preserve">the geographical area of the last. The monument as a place, </w:t>
      </w:r>
      <w:del w:id="83" w:author="Sebastian Rahtz" w:date="2015-04-20T11:48:00Z">
        <w:r w:rsidDel="00BD605B">
          <w:rPr>
            <w:b/>
            <w:bCs/>
          </w:rPr>
          <w:delText xml:space="preserve"> </w:delText>
        </w:r>
      </w:del>
      <w:r>
        <w:rPr>
          <w:b/>
          <w:bCs/>
        </w:rPr>
        <w:t>within</w:t>
      </w:r>
      <w:r>
        <w:t xml:space="preserve"> the complex, the </w:t>
      </w:r>
      <w:proofErr w:type="gramStart"/>
      <w:r>
        <w:t xml:space="preserve">complex </w:t>
      </w:r>
      <w:r>
        <w:rPr>
          <w:b/>
          <w:bCs/>
        </w:rPr>
        <w:t xml:space="preserve"> within</w:t>
      </w:r>
      <w:proofErr w:type="gramEnd"/>
      <w:r>
        <w:t xml:space="preserve"> the site, the site </w:t>
      </w:r>
      <w:r>
        <w:rPr>
          <w:b/>
          <w:bCs/>
        </w:rPr>
        <w:t>within</w:t>
      </w:r>
      <w:r>
        <w:t xml:space="preserve"> the District, the District </w:t>
      </w:r>
      <w:r>
        <w:rPr>
          <w:b/>
          <w:bCs/>
        </w:rPr>
        <w:t>within</w:t>
      </w:r>
      <w:r>
        <w:t xml:space="preserve"> the State, and the State </w:t>
      </w:r>
      <w:r>
        <w:rPr>
          <w:b/>
          <w:bCs/>
        </w:rPr>
        <w:t>within</w:t>
      </w:r>
      <w:r>
        <w:t xml:space="preserve"> the Country. </w:t>
      </w:r>
      <w:r>
        <w:rPr>
          <w:b/>
          <w:bCs/>
        </w:rPr>
        <w:t xml:space="preserve">Spatial coordinates </w:t>
      </w:r>
      <w:r>
        <w:t xml:space="preserve">are separately used to identify the key place name. Each place is associated with a particular appellation for that place, and additional alternative appellations (with </w:t>
      </w:r>
      <w:r>
        <w:rPr>
          <w:b/>
          <w:bCs/>
        </w:rPr>
        <w:t>Time-spans</w:t>
      </w:r>
      <w:r>
        <w:t xml:space="preserve">) can be added. </w:t>
      </w:r>
    </w:p>
    <w:p w14:paraId="57DC8F8C" w14:textId="77777777" w:rsidR="002B7F88" w:rsidRDefault="00FD3C9B" w:rsidP="00FD3C9B">
      <w:pPr>
        <w:pStyle w:val="Heading2"/>
        <w:numPr>
          <w:ilvl w:val="1"/>
          <w:numId w:val="8"/>
        </w:numPr>
        <w:tabs>
          <w:tab w:val="num" w:pos="576"/>
        </w:tabs>
        <w:jc w:val="both"/>
      </w:pPr>
      <w:r>
        <w:rPr>
          <w:rFonts w:ascii="Helvetica"/>
          <w:lang w:val="fr-FR"/>
        </w:rPr>
        <w:t>Data Harmonisation</w:t>
      </w:r>
    </w:p>
    <w:p w14:paraId="437BD76F" w14:textId="77777777" w:rsidR="002B7F88" w:rsidRDefault="00FD3C9B" w:rsidP="00FD3C9B">
      <w:pPr>
        <w:pStyle w:val="Body"/>
        <w:jc w:val="both"/>
      </w:pPr>
      <w:r>
        <w:t xml:space="preserve">Each level of location information provides a potential reference point for further integration with or without further data. Different records will provide different levels of location information but also may provide different place appellations. Places can be known by different names and different names can be recorded in the same record. The location information, together with other contextual information, can be used to support matching with other sources that use different place names, building up a thorough knowledge of the different appellations that have been allocated over time, both archaic and modern.  </w:t>
      </w:r>
    </w:p>
    <w:p w14:paraId="0104948B" w14:textId="77777777" w:rsidR="002B7F88" w:rsidRDefault="002B7F88" w:rsidP="00FD3C9B">
      <w:pPr>
        <w:pStyle w:val="Heading"/>
        <w:jc w:val="both"/>
      </w:pPr>
    </w:p>
    <w:p w14:paraId="27C35C75" w14:textId="77777777" w:rsidR="002B7F88" w:rsidRDefault="002B7F88" w:rsidP="00FD3C9B">
      <w:pPr>
        <w:pStyle w:val="Heading"/>
        <w:jc w:val="both"/>
      </w:pPr>
    </w:p>
    <w:p w14:paraId="0CBEC4AF" w14:textId="77777777" w:rsidR="002B7F88" w:rsidRDefault="00FD3C9B" w:rsidP="00FD3C9B">
      <w:pPr>
        <w:pStyle w:val="Body"/>
        <w:jc w:val="both"/>
      </w:pPr>
      <w:r>
        <w:br w:type="page"/>
      </w:r>
    </w:p>
    <w:p w14:paraId="0D8C13D4" w14:textId="77777777" w:rsidR="002B7F88" w:rsidDel="00647FC7" w:rsidRDefault="002B7F88" w:rsidP="00FD3C9B">
      <w:pPr>
        <w:pStyle w:val="Body"/>
        <w:jc w:val="both"/>
        <w:rPr>
          <w:del w:id="84" w:author="Sebastian Rahtz" w:date="2015-04-20T13:36:00Z"/>
          <w:rFonts w:ascii="Calibri Light" w:eastAsia="Calibri Light" w:hAnsi="Calibri Light" w:cs="Calibri Light"/>
          <w:color w:val="2E74B5"/>
          <w:sz w:val="32"/>
          <w:szCs w:val="32"/>
          <w:u w:color="2E74B5"/>
        </w:rPr>
      </w:pPr>
    </w:p>
    <w:p w14:paraId="51E16838" w14:textId="77777777" w:rsidR="002B7F88" w:rsidRDefault="00FD3C9B">
      <w:pPr>
        <w:pStyle w:val="Heading"/>
        <w:ind w:left="0" w:firstLine="0"/>
        <w:jc w:val="both"/>
        <w:pPrChange w:id="85" w:author="Sebastian Rahtz" w:date="2015-04-20T13:36:00Z">
          <w:pPr>
            <w:pStyle w:val="Heading"/>
            <w:jc w:val="both"/>
          </w:pPr>
        </w:pPrChange>
      </w:pPr>
      <w:r>
        <w:rPr>
          <w:lang w:val="en-US"/>
        </w:rPr>
        <w:t>Appendix: Source data and conversion</w:t>
      </w:r>
    </w:p>
    <w:p w14:paraId="4F681761" w14:textId="77777777" w:rsidR="002B7F88" w:rsidRDefault="00FD3C9B" w:rsidP="00FD3C9B">
      <w:pPr>
        <w:pStyle w:val="Body"/>
        <w:jc w:val="both"/>
      </w:pPr>
      <w:r>
        <w:t>The archive records are maintained using Excel spreadsheets, with column headings indicating the data categories. An example is shown below; note that the data (e</w:t>
      </w:r>
      <w:r w:rsidR="00FC5BCB">
        <w:t>.g.,</w:t>
      </w:r>
      <w:r>
        <w:t xml:space="preserve"> </w:t>
      </w:r>
      <w:r w:rsidR="00FC5BCB">
        <w:t>‘</w:t>
      </w:r>
      <w:r>
        <w:t>Country</w:t>
      </w:r>
      <w:r w:rsidR="00FC5BCB">
        <w:t>’</w:t>
      </w:r>
      <w:r>
        <w:t>) are repeated for each entry, leaving open the possibility of inconsistent data entry.</w:t>
      </w:r>
    </w:p>
    <w:p w14:paraId="6755BD1A" w14:textId="77777777" w:rsidR="002B7F88" w:rsidRDefault="002B7F88">
      <w:pPr>
        <w:pStyle w:val="Body"/>
      </w:pPr>
    </w:p>
    <w:p w14:paraId="5F44789E" w14:textId="77777777" w:rsidR="002B7F88" w:rsidRDefault="00FD3C9B">
      <w:pPr>
        <w:pStyle w:val="Body"/>
      </w:pPr>
      <w:r>
        <w:rPr>
          <w:noProof/>
        </w:rPr>
        <w:drawing>
          <wp:inline distT="0" distB="0" distL="0" distR="0" wp14:anchorId="2B403F5A" wp14:editId="5ACB33EA">
            <wp:extent cx="5731510" cy="64567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5731510" cy="645679"/>
                    </a:xfrm>
                    <a:prstGeom prst="rect">
                      <a:avLst/>
                    </a:prstGeom>
                    <a:ln w="12700" cap="flat">
                      <a:noFill/>
                      <a:miter lim="400000"/>
                    </a:ln>
                    <a:effectLst/>
                  </pic:spPr>
                </pic:pic>
              </a:graphicData>
            </a:graphic>
          </wp:inline>
        </w:drawing>
      </w:r>
    </w:p>
    <w:p w14:paraId="60D42DFF" w14:textId="77777777" w:rsidR="002B7F88" w:rsidRDefault="002B7F88">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w:eastAsia="Menlo" w:hAnsi="Menlo" w:cs="Menlo"/>
        </w:rPr>
      </w:pPr>
    </w:p>
    <w:p w14:paraId="46F57F5B" w14:textId="77777777" w:rsidR="002B7F88" w:rsidRDefault="00FD3C9B" w:rsidP="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both"/>
      </w:pPr>
      <w:r>
        <w:rPr>
          <w:rFonts w:ascii="Trebuchet MS"/>
        </w:rPr>
        <w:t xml:space="preserve">Using </w:t>
      </w:r>
      <w:ins w:id="86" w:author="Sebastian Rahtz" w:date="2015-04-20T11:48:00Z">
        <w:r w:rsidR="00BD605B">
          <w:rPr>
            <w:rFonts w:ascii="Trebuchet MS"/>
          </w:rPr>
          <w:t>a system developed at Oxford for document conversion (</w:t>
        </w:r>
      </w:ins>
      <w:proofErr w:type="spellStart"/>
      <w:r>
        <w:rPr>
          <w:rFonts w:ascii="Trebuchet MS"/>
        </w:rPr>
        <w:t>OxGarage</w:t>
      </w:r>
      <w:proofErr w:type="spellEnd"/>
      <w:del w:id="87" w:author="Sebastian Rahtz" w:date="2015-04-20T11:48:00Z">
        <w:r w:rsidDel="00BD605B">
          <w:rPr>
            <w:rFonts w:ascii="Trebuchet MS"/>
          </w:rPr>
          <w:delText xml:space="preserve"> </w:delText>
        </w:r>
      </w:del>
      <w:ins w:id="88" w:author="Sebastian Rahtz" w:date="2015-04-20T11:48:00Z">
        <w:r w:rsidR="00BD605B">
          <w:rPr>
            <w:rFonts w:ascii="Trebuchet MS"/>
          </w:rPr>
          <w:t xml:space="preserve">: </w:t>
        </w:r>
      </w:ins>
      <w:del w:id="89" w:author="Sebastian Rahtz" w:date="2015-04-20T11:48:00Z">
        <w:r w:rsidDel="00BD605B">
          <w:rPr>
            <w:rFonts w:ascii="Trebuchet MS"/>
          </w:rPr>
          <w:delText>(</w:delText>
        </w:r>
      </w:del>
      <w:hyperlink r:id="rId11" w:history="1">
        <w:r>
          <w:rPr>
            <w:rStyle w:val="Hyperlink0"/>
            <w:rFonts w:ascii="Trebuchet MS"/>
          </w:rPr>
          <w:t>http://oxgarage.oucs.ox.ac.uk:8080/ege-webclient/</w:t>
        </w:r>
      </w:hyperlink>
      <w:r>
        <w:rPr>
          <w:rFonts w:ascii="Trebuchet MS"/>
        </w:rPr>
        <w:t xml:space="preserve">), </w:t>
      </w:r>
      <w:ins w:id="90" w:author="Sebastian Rahtz" w:date="2015-04-20T11:48:00Z">
        <w:r w:rsidR="00BD605B">
          <w:rPr>
            <w:rFonts w:ascii="Trebuchet MS"/>
          </w:rPr>
          <w:t xml:space="preserve">we were able to convert </w:t>
        </w:r>
      </w:ins>
      <w:r>
        <w:rPr>
          <w:rFonts w:ascii="Trebuchet MS"/>
        </w:rPr>
        <w:t xml:space="preserve">this spreadsheet </w:t>
      </w:r>
      <w:del w:id="91" w:author="Sebastian Rahtz" w:date="2015-04-20T11:49:00Z">
        <w:r w:rsidDel="00BD605B">
          <w:rPr>
            <w:rFonts w:ascii="Trebuchet MS"/>
          </w:rPr>
          <w:delText>format was converted to</w:delText>
        </w:r>
      </w:del>
      <w:ins w:id="92" w:author="Sebastian Rahtz" w:date="2015-04-20T11:49:00Z">
        <w:r w:rsidR="00BD605B">
          <w:rPr>
            <w:rFonts w:ascii="Trebuchet MS"/>
          </w:rPr>
          <w:t>to</w:t>
        </w:r>
      </w:ins>
      <w:r>
        <w:rPr>
          <w:rFonts w:ascii="Trebuchet MS"/>
        </w:rPr>
        <w:t xml:space="preserve"> an intermediate XML form, </w:t>
      </w:r>
      <w:del w:id="93" w:author="Sebastian Rahtz" w:date="2015-04-20T11:49:00Z">
        <w:r w:rsidDel="00BD605B">
          <w:rPr>
            <w:rFonts w:ascii="Trebuchet MS"/>
          </w:rPr>
          <w:delText xml:space="preserve">and </w:delText>
        </w:r>
      </w:del>
      <w:ins w:id="94" w:author="Sebastian Rahtz" w:date="2015-04-20T11:49:00Z">
        <w:r w:rsidR="00BD605B">
          <w:rPr>
            <w:rFonts w:ascii="Trebuchet MS"/>
          </w:rPr>
          <w:t xml:space="preserve">which we then </w:t>
        </w:r>
      </w:ins>
      <w:del w:id="95" w:author="Sebastian Rahtz" w:date="2015-04-20T11:49:00Z">
        <w:r w:rsidDel="00BD605B">
          <w:rPr>
            <w:rFonts w:ascii="Trebuchet MS"/>
          </w:rPr>
          <w:delText xml:space="preserve">then </w:delText>
        </w:r>
      </w:del>
      <w:r>
        <w:rPr>
          <w:rFonts w:ascii="Trebuchet MS"/>
        </w:rPr>
        <w:t>transformed to a flat XML structure in which each of the column headings is used to make an XML element, as in the following example:</w:t>
      </w:r>
    </w:p>
    <w:p w14:paraId="5323993A" w14:textId="77777777" w:rsidR="002B7F88" w:rsidRDefault="002B7F88">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w:eastAsia="Menlo" w:hAnsi="Menlo" w:cs="Menlo"/>
        </w:rPr>
      </w:pPr>
    </w:p>
    <w:p w14:paraId="17BA37BD"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&lt;</w:t>
      </w:r>
      <w:proofErr w:type="gramStart"/>
      <w:r>
        <w:rPr>
          <w:rFonts w:ascii="Courier"/>
          <w:sz w:val="20"/>
          <w:szCs w:val="20"/>
        </w:rPr>
        <w:t>record</w:t>
      </w:r>
      <w:proofErr w:type="gramEnd"/>
      <w:r>
        <w:rPr>
          <w:rFonts w:ascii="Courier"/>
          <w:sz w:val="20"/>
          <w:szCs w:val="20"/>
        </w:rPr>
        <w:t>&gt;</w:t>
      </w:r>
    </w:p>
    <w:p w14:paraId="5DF91630"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eastAsia="Courier" w:hAnsi="Courier" w:cs="Courier"/>
          <w:sz w:val="20"/>
          <w:szCs w:val="20"/>
        </w:rPr>
        <w:tab/>
        <w:t xml:space="preserve">  &lt;</w:t>
      </w:r>
      <w:proofErr w:type="spellStart"/>
      <w:proofErr w:type="gramStart"/>
      <w:r>
        <w:rPr>
          <w:rFonts w:ascii="Courier" w:eastAsia="Courier" w:hAnsi="Courier" w:cs="Courier"/>
          <w:sz w:val="20"/>
          <w:szCs w:val="20"/>
        </w:rPr>
        <w:t>acc</w:t>
      </w:r>
      <w:proofErr w:type="gramEnd"/>
      <w:r>
        <w:rPr>
          <w:rFonts w:ascii="Courier" w:eastAsia="Courier" w:hAnsi="Courier" w:cs="Courier"/>
          <w:sz w:val="20"/>
          <w:szCs w:val="20"/>
        </w:rPr>
        <w:t>_no</w:t>
      </w:r>
      <w:proofErr w:type="spellEnd"/>
      <w:r>
        <w:rPr>
          <w:rFonts w:ascii="Courier" w:eastAsia="Courier" w:hAnsi="Courier" w:cs="Courier"/>
          <w:sz w:val="20"/>
          <w:szCs w:val="20"/>
        </w:rPr>
        <w:t>&gt;92032&lt;/</w:t>
      </w:r>
      <w:proofErr w:type="spellStart"/>
      <w:r>
        <w:rPr>
          <w:rFonts w:ascii="Courier" w:eastAsia="Courier" w:hAnsi="Courier" w:cs="Courier"/>
          <w:sz w:val="20"/>
          <w:szCs w:val="20"/>
        </w:rPr>
        <w:t>acc_no</w:t>
      </w:r>
      <w:proofErr w:type="spellEnd"/>
      <w:r>
        <w:rPr>
          <w:rFonts w:ascii="Courier" w:eastAsia="Courier" w:hAnsi="Courier" w:cs="Courier"/>
          <w:sz w:val="20"/>
          <w:szCs w:val="20"/>
        </w:rPr>
        <w:t>&gt;</w:t>
      </w:r>
    </w:p>
    <w:p w14:paraId="37D5290C"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neg</w:t>
      </w:r>
      <w:proofErr w:type="gramEnd"/>
      <w:r>
        <w:rPr>
          <w:rFonts w:ascii="Courier"/>
          <w:sz w:val="20"/>
          <w:szCs w:val="20"/>
        </w:rPr>
        <w:t>_no</w:t>
      </w:r>
      <w:proofErr w:type="spellEnd"/>
      <w:r>
        <w:rPr>
          <w:rFonts w:ascii="Courier"/>
          <w:sz w:val="20"/>
          <w:szCs w:val="20"/>
        </w:rPr>
        <w:t>&gt;755.7&lt;/</w:t>
      </w:r>
      <w:proofErr w:type="spellStart"/>
      <w:r>
        <w:rPr>
          <w:rFonts w:ascii="Courier"/>
          <w:sz w:val="20"/>
          <w:szCs w:val="20"/>
        </w:rPr>
        <w:t>neg_no</w:t>
      </w:r>
      <w:proofErr w:type="spellEnd"/>
      <w:r>
        <w:rPr>
          <w:rFonts w:ascii="Courier"/>
          <w:sz w:val="20"/>
          <w:szCs w:val="20"/>
        </w:rPr>
        <w:t>&gt;</w:t>
      </w:r>
    </w:p>
    <w:p w14:paraId="079483A2"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photo</w:t>
      </w:r>
      <w:proofErr w:type="gramEnd"/>
      <w:r>
        <w:rPr>
          <w:rFonts w:ascii="Courier"/>
          <w:sz w:val="20"/>
          <w:szCs w:val="20"/>
        </w:rPr>
        <w:t>_source</w:t>
      </w:r>
      <w:proofErr w:type="spellEnd"/>
      <w:r>
        <w:rPr>
          <w:rFonts w:ascii="Courier"/>
          <w:sz w:val="20"/>
          <w:szCs w:val="20"/>
        </w:rPr>
        <w:t>&gt;American Institute of Indian Studies&lt;/</w:t>
      </w:r>
      <w:proofErr w:type="spellStart"/>
      <w:r>
        <w:rPr>
          <w:rFonts w:ascii="Courier"/>
          <w:sz w:val="20"/>
          <w:szCs w:val="20"/>
        </w:rPr>
        <w:t>photo_source</w:t>
      </w:r>
      <w:proofErr w:type="spellEnd"/>
      <w:r>
        <w:rPr>
          <w:rFonts w:ascii="Courier"/>
          <w:sz w:val="20"/>
          <w:szCs w:val="20"/>
        </w:rPr>
        <w:t>&gt;</w:t>
      </w:r>
    </w:p>
    <w:p w14:paraId="678AA242"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photo</w:t>
      </w:r>
      <w:proofErr w:type="gramEnd"/>
      <w:r>
        <w:rPr>
          <w:rFonts w:ascii="Courier"/>
          <w:sz w:val="20"/>
          <w:szCs w:val="20"/>
        </w:rPr>
        <w:t>_date</w:t>
      </w:r>
      <w:proofErr w:type="spellEnd"/>
      <w:r>
        <w:rPr>
          <w:rFonts w:ascii="Courier"/>
          <w:sz w:val="20"/>
          <w:szCs w:val="20"/>
        </w:rPr>
        <w:t>&gt;Nov. - Dec. 1990&lt;/</w:t>
      </w:r>
      <w:proofErr w:type="spellStart"/>
      <w:r>
        <w:rPr>
          <w:rFonts w:ascii="Courier"/>
          <w:sz w:val="20"/>
          <w:szCs w:val="20"/>
        </w:rPr>
        <w:t>photo_date</w:t>
      </w:r>
      <w:proofErr w:type="spellEnd"/>
      <w:r>
        <w:rPr>
          <w:rFonts w:ascii="Courier"/>
          <w:sz w:val="20"/>
          <w:szCs w:val="20"/>
        </w:rPr>
        <w:t>&gt;</w:t>
      </w:r>
    </w:p>
    <w:p w14:paraId="4C7FB7F6"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gen</w:t>
      </w:r>
      <w:proofErr w:type="gramEnd"/>
      <w:r>
        <w:rPr>
          <w:rFonts w:ascii="Courier"/>
          <w:sz w:val="20"/>
          <w:szCs w:val="20"/>
        </w:rPr>
        <w:t>_categ</w:t>
      </w:r>
      <w:proofErr w:type="spellEnd"/>
      <w:r>
        <w:rPr>
          <w:rFonts w:ascii="Courier"/>
          <w:sz w:val="20"/>
          <w:szCs w:val="20"/>
        </w:rPr>
        <w:t>&gt;Architecture&lt;/</w:t>
      </w:r>
      <w:proofErr w:type="spellStart"/>
      <w:r>
        <w:rPr>
          <w:rFonts w:ascii="Courier"/>
          <w:sz w:val="20"/>
          <w:szCs w:val="20"/>
        </w:rPr>
        <w:t>gen_categ</w:t>
      </w:r>
      <w:proofErr w:type="spellEnd"/>
      <w:r>
        <w:rPr>
          <w:rFonts w:ascii="Courier"/>
          <w:sz w:val="20"/>
          <w:szCs w:val="20"/>
        </w:rPr>
        <w:t>&gt;</w:t>
      </w:r>
    </w:p>
    <w:p w14:paraId="5AC1271E"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country</w:t>
      </w:r>
      <w:proofErr w:type="gramEnd"/>
      <w:r>
        <w:rPr>
          <w:rFonts w:ascii="Courier"/>
          <w:sz w:val="20"/>
          <w:szCs w:val="20"/>
        </w:rPr>
        <w:t>&gt;India&lt;/country&gt;</w:t>
      </w:r>
    </w:p>
    <w:p w14:paraId="3F068011"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state</w:t>
      </w:r>
      <w:proofErr w:type="gramEnd"/>
      <w:r>
        <w:rPr>
          <w:rFonts w:ascii="Courier"/>
          <w:sz w:val="20"/>
          <w:szCs w:val="20"/>
        </w:rPr>
        <w:t>&gt;Uttar Pradesh&lt;/state&gt;</w:t>
      </w:r>
    </w:p>
    <w:p w14:paraId="776BE1AA"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district</w:t>
      </w:r>
      <w:proofErr w:type="gramEnd"/>
      <w:r>
        <w:rPr>
          <w:rFonts w:ascii="Courier"/>
          <w:sz w:val="20"/>
          <w:szCs w:val="20"/>
        </w:rPr>
        <w:t>_taluk</w:t>
      </w:r>
      <w:proofErr w:type="spellEnd"/>
      <w:r>
        <w:rPr>
          <w:rFonts w:ascii="Courier"/>
          <w:sz w:val="20"/>
          <w:szCs w:val="20"/>
        </w:rPr>
        <w:t>&gt;Agra&lt;/</w:t>
      </w:r>
      <w:proofErr w:type="spellStart"/>
      <w:r>
        <w:rPr>
          <w:rFonts w:ascii="Courier"/>
          <w:sz w:val="20"/>
          <w:szCs w:val="20"/>
        </w:rPr>
        <w:t>district_taluk</w:t>
      </w:r>
      <w:proofErr w:type="spellEnd"/>
      <w:r>
        <w:rPr>
          <w:rFonts w:ascii="Courier"/>
          <w:sz w:val="20"/>
          <w:szCs w:val="20"/>
        </w:rPr>
        <w:t>&gt;</w:t>
      </w:r>
    </w:p>
    <w:p w14:paraId="00BD40A1"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site</w:t>
      </w:r>
      <w:proofErr w:type="gramEnd"/>
      <w:r>
        <w:rPr>
          <w:rFonts w:ascii="Courier"/>
          <w:sz w:val="20"/>
          <w:szCs w:val="20"/>
        </w:rPr>
        <w:t>_sub-site2nd_name&gt;Agra&lt;/site_sub-site2nd_name&gt;</w:t>
      </w:r>
    </w:p>
    <w:p w14:paraId="77651C5A"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monument2nd</w:t>
      </w:r>
      <w:proofErr w:type="gramEnd"/>
      <w:r>
        <w:rPr>
          <w:rFonts w:ascii="Courier"/>
          <w:sz w:val="20"/>
          <w:szCs w:val="20"/>
        </w:rPr>
        <w:t>_name&gt;</w:t>
      </w:r>
      <w:proofErr w:type="spellStart"/>
      <w:r>
        <w:rPr>
          <w:rFonts w:ascii="Courier"/>
          <w:sz w:val="20"/>
          <w:szCs w:val="20"/>
        </w:rPr>
        <w:t>Akbari</w:t>
      </w:r>
      <w:proofErr w:type="spellEnd"/>
      <w:r>
        <w:rPr>
          <w:rFonts w:ascii="Courier"/>
          <w:sz w:val="20"/>
          <w:szCs w:val="20"/>
        </w:rPr>
        <w:t xml:space="preserve"> </w:t>
      </w:r>
      <w:proofErr w:type="spellStart"/>
      <w:r>
        <w:rPr>
          <w:rFonts w:ascii="Courier"/>
          <w:sz w:val="20"/>
          <w:szCs w:val="20"/>
        </w:rPr>
        <w:t>Mahal</w:t>
      </w:r>
      <w:proofErr w:type="spellEnd"/>
      <w:r>
        <w:rPr>
          <w:rFonts w:ascii="Courier"/>
          <w:sz w:val="20"/>
          <w:szCs w:val="20"/>
        </w:rPr>
        <w:t>&lt;/monument2nd_name&gt;</w:t>
      </w:r>
    </w:p>
    <w:p w14:paraId="7CFDADEA"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complex</w:t>
      </w:r>
      <w:proofErr w:type="gramEnd"/>
      <w:r>
        <w:rPr>
          <w:rFonts w:ascii="Courier"/>
          <w:sz w:val="20"/>
          <w:szCs w:val="20"/>
        </w:rPr>
        <w:t>&gt;Agra Fort&lt;/complex&gt;</w:t>
      </w:r>
    </w:p>
    <w:p w14:paraId="2B05F41A"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mon</w:t>
      </w:r>
      <w:proofErr w:type="gramEnd"/>
      <w:r>
        <w:rPr>
          <w:rFonts w:ascii="Courier"/>
          <w:sz w:val="20"/>
          <w:szCs w:val="20"/>
        </w:rPr>
        <w:t>_type</w:t>
      </w:r>
      <w:proofErr w:type="spellEnd"/>
      <w:r>
        <w:rPr>
          <w:rFonts w:ascii="Courier"/>
          <w:sz w:val="20"/>
          <w:szCs w:val="20"/>
        </w:rPr>
        <w:t>&gt;palace&lt;/</w:t>
      </w:r>
      <w:proofErr w:type="spellStart"/>
      <w:r>
        <w:rPr>
          <w:rFonts w:ascii="Courier"/>
          <w:sz w:val="20"/>
          <w:szCs w:val="20"/>
        </w:rPr>
        <w:t>mon_type</w:t>
      </w:r>
      <w:proofErr w:type="spellEnd"/>
      <w:r>
        <w:rPr>
          <w:rFonts w:ascii="Courier"/>
          <w:sz w:val="20"/>
          <w:szCs w:val="20"/>
        </w:rPr>
        <w:t>&gt;</w:t>
      </w:r>
    </w:p>
    <w:p w14:paraId="1E725A4C"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style</w:t>
      </w:r>
      <w:proofErr w:type="gramEnd"/>
      <w:r>
        <w:rPr>
          <w:rFonts w:ascii="Courier"/>
          <w:sz w:val="20"/>
          <w:szCs w:val="20"/>
        </w:rPr>
        <w:t>&gt;Mughal&lt;/style&gt;</w:t>
      </w:r>
    </w:p>
    <w:p w14:paraId="23FEC8B6"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gen</w:t>
      </w:r>
      <w:proofErr w:type="gramEnd"/>
      <w:r>
        <w:rPr>
          <w:rFonts w:ascii="Courier"/>
          <w:sz w:val="20"/>
          <w:szCs w:val="20"/>
        </w:rPr>
        <w:t>_categ</w:t>
      </w:r>
      <w:proofErr w:type="spellEnd"/>
      <w:r>
        <w:rPr>
          <w:rFonts w:ascii="Courier"/>
          <w:sz w:val="20"/>
          <w:szCs w:val="20"/>
        </w:rPr>
        <w:t>&gt;Architecture&lt;/</w:t>
      </w:r>
      <w:proofErr w:type="spellStart"/>
      <w:r>
        <w:rPr>
          <w:rFonts w:ascii="Courier"/>
          <w:sz w:val="20"/>
          <w:szCs w:val="20"/>
        </w:rPr>
        <w:t>gen_categ</w:t>
      </w:r>
      <w:proofErr w:type="spellEnd"/>
      <w:r>
        <w:rPr>
          <w:rFonts w:ascii="Courier"/>
          <w:sz w:val="20"/>
          <w:szCs w:val="20"/>
        </w:rPr>
        <w:t>&gt;</w:t>
      </w:r>
    </w:p>
    <w:p w14:paraId="0066C351"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country</w:t>
      </w:r>
      <w:proofErr w:type="gramEnd"/>
      <w:r>
        <w:rPr>
          <w:rFonts w:ascii="Courier"/>
          <w:sz w:val="20"/>
          <w:szCs w:val="20"/>
        </w:rPr>
        <w:t>&gt;India&lt;/country&gt;</w:t>
      </w:r>
    </w:p>
    <w:p w14:paraId="015F9BB3"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state</w:t>
      </w:r>
      <w:proofErr w:type="gramEnd"/>
      <w:r>
        <w:rPr>
          <w:rFonts w:ascii="Courier"/>
          <w:sz w:val="20"/>
          <w:szCs w:val="20"/>
        </w:rPr>
        <w:t>&gt;Uttar Pradesh&lt;/state&gt;</w:t>
      </w:r>
    </w:p>
    <w:p w14:paraId="4BE4C804"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district</w:t>
      </w:r>
      <w:proofErr w:type="gramEnd"/>
      <w:r>
        <w:rPr>
          <w:rFonts w:ascii="Courier"/>
          <w:sz w:val="20"/>
          <w:szCs w:val="20"/>
        </w:rPr>
        <w:t>_taluk</w:t>
      </w:r>
      <w:proofErr w:type="spellEnd"/>
      <w:r>
        <w:rPr>
          <w:rFonts w:ascii="Courier"/>
          <w:sz w:val="20"/>
          <w:szCs w:val="20"/>
        </w:rPr>
        <w:t>&gt;Agra&lt;/</w:t>
      </w:r>
      <w:proofErr w:type="spellStart"/>
      <w:r>
        <w:rPr>
          <w:rFonts w:ascii="Courier"/>
          <w:sz w:val="20"/>
          <w:szCs w:val="20"/>
        </w:rPr>
        <w:t>district_taluk</w:t>
      </w:r>
      <w:proofErr w:type="spellEnd"/>
      <w:r>
        <w:rPr>
          <w:rFonts w:ascii="Courier"/>
          <w:sz w:val="20"/>
          <w:szCs w:val="20"/>
        </w:rPr>
        <w:t>&gt;</w:t>
      </w:r>
    </w:p>
    <w:p w14:paraId="22DA2D30"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site</w:t>
      </w:r>
      <w:proofErr w:type="gramEnd"/>
      <w:r>
        <w:rPr>
          <w:rFonts w:ascii="Courier"/>
          <w:sz w:val="20"/>
          <w:szCs w:val="20"/>
        </w:rPr>
        <w:t>_sub-site2nd_name&gt;Agra&lt;/site_sub-site2nd_name&gt;</w:t>
      </w:r>
    </w:p>
    <w:p w14:paraId="27046088"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monument2nd</w:t>
      </w:r>
      <w:proofErr w:type="gramEnd"/>
      <w:r>
        <w:rPr>
          <w:rFonts w:ascii="Courier"/>
          <w:sz w:val="20"/>
          <w:szCs w:val="20"/>
        </w:rPr>
        <w:t>_name&gt;</w:t>
      </w:r>
      <w:proofErr w:type="spellStart"/>
      <w:r>
        <w:rPr>
          <w:rFonts w:ascii="Courier"/>
          <w:sz w:val="20"/>
          <w:szCs w:val="20"/>
        </w:rPr>
        <w:t>Akbari</w:t>
      </w:r>
      <w:proofErr w:type="spellEnd"/>
      <w:r>
        <w:rPr>
          <w:rFonts w:ascii="Courier"/>
          <w:sz w:val="20"/>
          <w:szCs w:val="20"/>
        </w:rPr>
        <w:t xml:space="preserve"> </w:t>
      </w:r>
      <w:proofErr w:type="spellStart"/>
      <w:r>
        <w:rPr>
          <w:rFonts w:ascii="Courier"/>
          <w:sz w:val="20"/>
          <w:szCs w:val="20"/>
        </w:rPr>
        <w:t>Mahal</w:t>
      </w:r>
      <w:proofErr w:type="spellEnd"/>
      <w:r>
        <w:rPr>
          <w:rFonts w:ascii="Courier"/>
          <w:sz w:val="20"/>
          <w:szCs w:val="20"/>
        </w:rPr>
        <w:t>&lt;/monument2nd_name&gt;</w:t>
      </w:r>
    </w:p>
    <w:p w14:paraId="6DF80FEE"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complex</w:t>
      </w:r>
      <w:proofErr w:type="gramEnd"/>
      <w:r>
        <w:rPr>
          <w:rFonts w:ascii="Courier"/>
          <w:sz w:val="20"/>
          <w:szCs w:val="20"/>
        </w:rPr>
        <w:t>&gt;Agra Fort&lt;/complex&gt;</w:t>
      </w:r>
    </w:p>
    <w:p w14:paraId="60880516"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mon</w:t>
      </w:r>
      <w:proofErr w:type="gramEnd"/>
      <w:r>
        <w:rPr>
          <w:rFonts w:ascii="Courier"/>
          <w:sz w:val="20"/>
          <w:szCs w:val="20"/>
        </w:rPr>
        <w:t>_type</w:t>
      </w:r>
      <w:proofErr w:type="spellEnd"/>
      <w:r>
        <w:rPr>
          <w:rFonts w:ascii="Courier"/>
          <w:sz w:val="20"/>
          <w:szCs w:val="20"/>
        </w:rPr>
        <w:t>&gt;palace&lt;/</w:t>
      </w:r>
      <w:proofErr w:type="spellStart"/>
      <w:r>
        <w:rPr>
          <w:rFonts w:ascii="Courier"/>
          <w:sz w:val="20"/>
          <w:szCs w:val="20"/>
        </w:rPr>
        <w:t>mon_type</w:t>
      </w:r>
      <w:proofErr w:type="spellEnd"/>
      <w:r>
        <w:rPr>
          <w:rFonts w:ascii="Courier"/>
          <w:sz w:val="20"/>
          <w:szCs w:val="20"/>
        </w:rPr>
        <w:t>&gt;</w:t>
      </w:r>
    </w:p>
    <w:p w14:paraId="5D37FEEC"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style</w:t>
      </w:r>
      <w:proofErr w:type="gramEnd"/>
      <w:r>
        <w:rPr>
          <w:rFonts w:ascii="Courier"/>
          <w:sz w:val="20"/>
          <w:szCs w:val="20"/>
        </w:rPr>
        <w:t>&gt;Mughal&lt;/style&gt;</w:t>
      </w:r>
    </w:p>
    <w:p w14:paraId="483B8D15"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period</w:t>
      </w:r>
      <w:proofErr w:type="gramEnd"/>
      <w:r>
        <w:rPr>
          <w:rFonts w:ascii="Courier"/>
          <w:sz w:val="20"/>
          <w:szCs w:val="20"/>
        </w:rPr>
        <w:t>&gt;Mughal&lt;/period&gt;</w:t>
      </w:r>
    </w:p>
    <w:p w14:paraId="2FA0474E"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r>
        <w:rPr>
          <w:rFonts w:ascii="Courier"/>
          <w:sz w:val="20"/>
          <w:szCs w:val="20"/>
        </w:rPr>
        <w:t>ce_date_insc_date</w:t>
      </w:r>
      <w:proofErr w:type="spellEnd"/>
      <w:r>
        <w:rPr>
          <w:rFonts w:ascii="Courier"/>
          <w:sz w:val="20"/>
          <w:szCs w:val="20"/>
        </w:rPr>
        <w:t>&gt;</w:t>
      </w:r>
      <w:proofErr w:type="spellStart"/>
      <w:r>
        <w:rPr>
          <w:rFonts w:ascii="Courier"/>
          <w:sz w:val="20"/>
          <w:szCs w:val="20"/>
        </w:rPr>
        <w:t>ca</w:t>
      </w:r>
      <w:proofErr w:type="spellEnd"/>
      <w:r>
        <w:rPr>
          <w:rFonts w:ascii="Courier"/>
          <w:sz w:val="20"/>
          <w:szCs w:val="20"/>
        </w:rPr>
        <w:t xml:space="preserve"> 1571 CE&lt;/</w:t>
      </w:r>
      <w:proofErr w:type="spellStart"/>
      <w:r>
        <w:rPr>
          <w:rFonts w:ascii="Courier"/>
          <w:sz w:val="20"/>
          <w:szCs w:val="20"/>
        </w:rPr>
        <w:t>ce_date_insc_date</w:t>
      </w:r>
      <w:proofErr w:type="spellEnd"/>
      <w:r>
        <w:rPr>
          <w:rFonts w:ascii="Courier"/>
          <w:sz w:val="20"/>
          <w:szCs w:val="20"/>
        </w:rPr>
        <w:t>&gt;</w:t>
      </w:r>
    </w:p>
    <w:p w14:paraId="32DC4BA9"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materials</w:t>
      </w:r>
      <w:proofErr w:type="gramEnd"/>
      <w:r>
        <w:rPr>
          <w:rFonts w:ascii="Courier"/>
          <w:sz w:val="20"/>
          <w:szCs w:val="20"/>
        </w:rPr>
        <w:t>&gt;Sandstone&lt;/materials&gt;</w:t>
      </w:r>
    </w:p>
    <w:p w14:paraId="484F6172"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exterior</w:t>
      </w:r>
      <w:proofErr w:type="gramEnd"/>
      <w:r>
        <w:rPr>
          <w:rFonts w:ascii="Courier"/>
          <w:sz w:val="20"/>
          <w:szCs w:val="20"/>
        </w:rPr>
        <w:t>__interior</w:t>
      </w:r>
      <w:proofErr w:type="spellEnd"/>
      <w:r>
        <w:rPr>
          <w:rFonts w:ascii="Courier"/>
          <w:sz w:val="20"/>
          <w:szCs w:val="20"/>
        </w:rPr>
        <w:t>&gt;Exterior&lt;/</w:t>
      </w:r>
      <w:proofErr w:type="spellStart"/>
      <w:r>
        <w:rPr>
          <w:rFonts w:ascii="Courier"/>
          <w:sz w:val="20"/>
          <w:szCs w:val="20"/>
        </w:rPr>
        <w:t>exterior__interior</w:t>
      </w:r>
      <w:proofErr w:type="spellEnd"/>
      <w:r>
        <w:rPr>
          <w:rFonts w:ascii="Courier"/>
          <w:sz w:val="20"/>
          <w:szCs w:val="20"/>
        </w:rPr>
        <w:t>&gt;</w:t>
      </w:r>
    </w:p>
    <w:p w14:paraId="285A1E18"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subject</w:t>
      </w:r>
      <w:proofErr w:type="gramEnd"/>
      <w:r>
        <w:rPr>
          <w:rFonts w:ascii="Courier"/>
          <w:sz w:val="20"/>
          <w:szCs w:val="20"/>
        </w:rPr>
        <w:t>_label</w:t>
      </w:r>
      <w:proofErr w:type="spellEnd"/>
      <w:r>
        <w:rPr>
          <w:rFonts w:ascii="Courier"/>
          <w:sz w:val="20"/>
          <w:szCs w:val="20"/>
        </w:rPr>
        <w:t>&gt;General view of the ruined structure&lt;/</w:t>
      </w:r>
      <w:proofErr w:type="spellStart"/>
      <w:r>
        <w:rPr>
          <w:rFonts w:ascii="Courier"/>
          <w:sz w:val="20"/>
          <w:szCs w:val="20"/>
        </w:rPr>
        <w:t>subject_label</w:t>
      </w:r>
      <w:proofErr w:type="spellEnd"/>
      <w:r>
        <w:rPr>
          <w:rFonts w:ascii="Courier"/>
          <w:sz w:val="20"/>
          <w:szCs w:val="20"/>
        </w:rPr>
        <w:t>&gt;</w:t>
      </w:r>
    </w:p>
    <w:p w14:paraId="244143BB"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subjectsearchkeyword</w:t>
      </w:r>
      <w:proofErr w:type="spellEnd"/>
      <w:proofErr w:type="gramEnd"/>
      <w:r>
        <w:rPr>
          <w:rFonts w:ascii="Courier"/>
          <w:sz w:val="20"/>
          <w:szCs w:val="20"/>
        </w:rPr>
        <w:t>&gt;</w:t>
      </w:r>
      <w:proofErr w:type="spellStart"/>
      <w:r>
        <w:rPr>
          <w:rFonts w:ascii="Courier"/>
          <w:sz w:val="20"/>
          <w:szCs w:val="20"/>
        </w:rPr>
        <w:t>Akbari</w:t>
      </w:r>
      <w:proofErr w:type="spellEnd"/>
      <w:r>
        <w:rPr>
          <w:rFonts w:ascii="Courier"/>
          <w:sz w:val="20"/>
          <w:szCs w:val="20"/>
        </w:rPr>
        <w:t xml:space="preserve"> </w:t>
      </w:r>
      <w:proofErr w:type="spellStart"/>
      <w:r>
        <w:rPr>
          <w:rFonts w:ascii="Courier"/>
          <w:sz w:val="20"/>
          <w:szCs w:val="20"/>
        </w:rPr>
        <w:t>mahal</w:t>
      </w:r>
      <w:proofErr w:type="spellEnd"/>
      <w:r>
        <w:rPr>
          <w:rFonts w:ascii="Courier"/>
          <w:sz w:val="20"/>
          <w:szCs w:val="20"/>
        </w:rPr>
        <w:t>&lt;/</w:t>
      </w:r>
      <w:proofErr w:type="spellStart"/>
      <w:r>
        <w:rPr>
          <w:rFonts w:ascii="Courier"/>
          <w:sz w:val="20"/>
          <w:szCs w:val="20"/>
        </w:rPr>
        <w:t>subjectsearchkeyword</w:t>
      </w:r>
      <w:proofErr w:type="spellEnd"/>
      <w:r>
        <w:rPr>
          <w:rFonts w:ascii="Courier"/>
          <w:sz w:val="20"/>
          <w:szCs w:val="20"/>
        </w:rPr>
        <w:t>&gt;</w:t>
      </w:r>
    </w:p>
    <w:p w14:paraId="76D01B92"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720"/>
        <w:rPr>
          <w:rFonts w:ascii="Courier" w:eastAsia="Courier" w:hAnsi="Courier" w:cs="Courier"/>
          <w:sz w:val="20"/>
          <w:szCs w:val="20"/>
        </w:rPr>
      </w:pPr>
      <w:r>
        <w:rPr>
          <w:rFonts w:ascii="Courier"/>
          <w:sz w:val="20"/>
          <w:szCs w:val="20"/>
        </w:rPr>
        <w:t>&lt;</w:t>
      </w:r>
      <w:proofErr w:type="spellStart"/>
      <w:proofErr w:type="gramStart"/>
      <w:r>
        <w:rPr>
          <w:rFonts w:ascii="Courier"/>
          <w:sz w:val="20"/>
          <w:szCs w:val="20"/>
        </w:rPr>
        <w:t>subjectsearchrelatedkeyword</w:t>
      </w:r>
      <w:proofErr w:type="spellEnd"/>
      <w:proofErr w:type="gramEnd"/>
      <w:r>
        <w:rPr>
          <w:rFonts w:ascii="Courier"/>
          <w:sz w:val="20"/>
          <w:szCs w:val="20"/>
        </w:rPr>
        <w:t>&gt;Akbar's palace, Akbar palace&lt;/</w:t>
      </w:r>
      <w:proofErr w:type="spellStart"/>
      <w:r>
        <w:rPr>
          <w:rFonts w:ascii="Courier"/>
          <w:sz w:val="20"/>
          <w:szCs w:val="20"/>
        </w:rPr>
        <w:t>subjectsearchrelatedkeyword</w:t>
      </w:r>
      <w:proofErr w:type="spellEnd"/>
      <w:r>
        <w:rPr>
          <w:rFonts w:ascii="Courier"/>
          <w:sz w:val="20"/>
          <w:szCs w:val="20"/>
        </w:rPr>
        <w:t>&gt;</w:t>
      </w:r>
    </w:p>
    <w:p w14:paraId="28BEAA8C"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geocoordinates</w:t>
      </w:r>
      <w:proofErr w:type="spellEnd"/>
      <w:proofErr w:type="gramEnd"/>
      <w:r>
        <w:rPr>
          <w:rFonts w:ascii="Courier"/>
          <w:sz w:val="20"/>
          <w:szCs w:val="20"/>
        </w:rPr>
        <w:t>&gt;27</w:t>
      </w:r>
      <w:r>
        <w:rPr>
          <w:rFonts w:hAnsi="Arial Unicode MS"/>
          <w:sz w:val="20"/>
          <w:szCs w:val="20"/>
        </w:rPr>
        <w:t>°</w:t>
      </w:r>
      <w:r>
        <w:rPr>
          <w:rFonts w:hAnsi="Arial Unicode MS"/>
          <w:sz w:val="20"/>
          <w:szCs w:val="20"/>
        </w:rPr>
        <w:t xml:space="preserve"> </w:t>
      </w:r>
      <w:r>
        <w:rPr>
          <w:rFonts w:ascii="Courier"/>
          <w:sz w:val="20"/>
          <w:szCs w:val="20"/>
        </w:rPr>
        <w:t>5</w:t>
      </w:r>
      <w:r>
        <w:rPr>
          <w:rFonts w:hAnsi="Arial Unicode MS"/>
          <w:sz w:val="20"/>
          <w:szCs w:val="20"/>
        </w:rPr>
        <w:t>′</w:t>
      </w:r>
      <w:r>
        <w:rPr>
          <w:rFonts w:hAnsi="Arial Unicode MS"/>
          <w:sz w:val="20"/>
          <w:szCs w:val="20"/>
        </w:rPr>
        <w:t xml:space="preserve"> </w:t>
      </w:r>
      <w:r>
        <w:rPr>
          <w:rFonts w:ascii="Courier"/>
          <w:sz w:val="20"/>
          <w:szCs w:val="20"/>
        </w:rPr>
        <w:t>0</w:t>
      </w:r>
      <w:r>
        <w:rPr>
          <w:rFonts w:hAnsi="Arial Unicode MS"/>
          <w:sz w:val="20"/>
          <w:szCs w:val="20"/>
        </w:rPr>
        <w:t>″</w:t>
      </w:r>
      <w:r>
        <w:rPr>
          <w:rFonts w:hAnsi="Arial Unicode MS"/>
          <w:sz w:val="20"/>
          <w:szCs w:val="20"/>
        </w:rPr>
        <w:t xml:space="preserve"> </w:t>
      </w:r>
      <w:r>
        <w:rPr>
          <w:rFonts w:ascii="Courier"/>
          <w:sz w:val="20"/>
          <w:szCs w:val="20"/>
        </w:rPr>
        <w:t>N, 77</w:t>
      </w:r>
      <w:r>
        <w:rPr>
          <w:rFonts w:hAnsi="Arial Unicode MS"/>
          <w:sz w:val="20"/>
          <w:szCs w:val="20"/>
        </w:rPr>
        <w:t>°</w:t>
      </w:r>
      <w:r>
        <w:rPr>
          <w:rFonts w:hAnsi="Arial Unicode MS"/>
          <w:sz w:val="20"/>
          <w:szCs w:val="20"/>
        </w:rPr>
        <w:t xml:space="preserve"> </w:t>
      </w:r>
      <w:r>
        <w:rPr>
          <w:rFonts w:ascii="Courier"/>
          <w:sz w:val="20"/>
          <w:szCs w:val="20"/>
        </w:rPr>
        <w:t>58</w:t>
      </w:r>
      <w:r>
        <w:rPr>
          <w:rFonts w:hAnsi="Arial Unicode MS"/>
          <w:sz w:val="20"/>
          <w:szCs w:val="20"/>
        </w:rPr>
        <w:t>′</w:t>
      </w:r>
      <w:r>
        <w:rPr>
          <w:rFonts w:hAnsi="Arial Unicode MS"/>
          <w:sz w:val="20"/>
          <w:szCs w:val="20"/>
        </w:rPr>
        <w:t xml:space="preserve"> </w:t>
      </w:r>
      <w:r>
        <w:rPr>
          <w:rFonts w:ascii="Courier"/>
          <w:sz w:val="20"/>
          <w:szCs w:val="20"/>
        </w:rPr>
        <w:t>0</w:t>
      </w:r>
      <w:r>
        <w:rPr>
          <w:rFonts w:hAnsi="Arial Unicode MS"/>
          <w:sz w:val="20"/>
          <w:szCs w:val="20"/>
        </w:rPr>
        <w:t>″</w:t>
      </w:r>
      <w:r>
        <w:rPr>
          <w:rFonts w:hAnsi="Arial Unicode MS"/>
          <w:sz w:val="20"/>
          <w:szCs w:val="20"/>
        </w:rPr>
        <w:t xml:space="preserve"> </w:t>
      </w:r>
      <w:r>
        <w:rPr>
          <w:rFonts w:ascii="Courier"/>
          <w:sz w:val="20"/>
          <w:szCs w:val="20"/>
        </w:rPr>
        <w:t>E&lt;/</w:t>
      </w:r>
      <w:proofErr w:type="spellStart"/>
      <w:r>
        <w:rPr>
          <w:rFonts w:ascii="Courier"/>
          <w:sz w:val="20"/>
          <w:szCs w:val="20"/>
        </w:rPr>
        <w:t>geocoordinates</w:t>
      </w:r>
      <w:proofErr w:type="spellEnd"/>
      <w:r>
        <w:rPr>
          <w:rFonts w:ascii="Courier"/>
          <w:sz w:val="20"/>
          <w:szCs w:val="20"/>
        </w:rPr>
        <w:t>&gt;</w:t>
      </w:r>
    </w:p>
    <w:p w14:paraId="35A1961A"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nearby</w:t>
      </w:r>
      <w:proofErr w:type="gramEnd"/>
      <w:r>
        <w:rPr>
          <w:rFonts w:ascii="Courier"/>
          <w:sz w:val="20"/>
          <w:szCs w:val="20"/>
        </w:rPr>
        <w:t>_bus_stand</w:t>
      </w:r>
      <w:proofErr w:type="spellEnd"/>
      <w:r>
        <w:rPr>
          <w:rFonts w:ascii="Courier"/>
          <w:sz w:val="20"/>
          <w:szCs w:val="20"/>
        </w:rPr>
        <w:t>&gt;Agra&lt;/</w:t>
      </w:r>
      <w:proofErr w:type="spellStart"/>
      <w:r>
        <w:rPr>
          <w:rFonts w:ascii="Courier"/>
          <w:sz w:val="20"/>
          <w:szCs w:val="20"/>
        </w:rPr>
        <w:t>nearby_bus_stand</w:t>
      </w:r>
      <w:proofErr w:type="spellEnd"/>
      <w:r>
        <w:rPr>
          <w:rFonts w:ascii="Courier"/>
          <w:sz w:val="20"/>
          <w:szCs w:val="20"/>
        </w:rPr>
        <w:t>&gt;</w:t>
      </w:r>
    </w:p>
    <w:p w14:paraId="130823BD"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nearby</w:t>
      </w:r>
      <w:proofErr w:type="gramEnd"/>
      <w:r>
        <w:rPr>
          <w:rFonts w:ascii="Courier"/>
          <w:sz w:val="20"/>
          <w:szCs w:val="20"/>
        </w:rPr>
        <w:t>_railway_station</w:t>
      </w:r>
      <w:proofErr w:type="spellEnd"/>
      <w:r>
        <w:rPr>
          <w:rFonts w:ascii="Courier"/>
          <w:sz w:val="20"/>
          <w:szCs w:val="20"/>
        </w:rPr>
        <w:t>&gt;Agra &lt;/</w:t>
      </w:r>
      <w:proofErr w:type="spellStart"/>
      <w:r>
        <w:rPr>
          <w:rFonts w:ascii="Courier"/>
          <w:sz w:val="20"/>
          <w:szCs w:val="20"/>
        </w:rPr>
        <w:t>nearby_railway_station</w:t>
      </w:r>
      <w:proofErr w:type="spellEnd"/>
      <w:r>
        <w:rPr>
          <w:rFonts w:ascii="Courier"/>
          <w:sz w:val="20"/>
          <w:szCs w:val="20"/>
        </w:rPr>
        <w:t>&gt;</w:t>
      </w:r>
    </w:p>
    <w:p w14:paraId="3A4FB74B"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nearest</w:t>
      </w:r>
      <w:proofErr w:type="gramEnd"/>
      <w:r>
        <w:rPr>
          <w:rFonts w:ascii="Courier"/>
          <w:sz w:val="20"/>
          <w:szCs w:val="20"/>
        </w:rPr>
        <w:t>_airport</w:t>
      </w:r>
      <w:proofErr w:type="spellEnd"/>
      <w:r>
        <w:rPr>
          <w:rFonts w:ascii="Courier"/>
          <w:sz w:val="20"/>
          <w:szCs w:val="20"/>
        </w:rPr>
        <w:t>&gt;New Delhi&lt;/</w:t>
      </w:r>
      <w:proofErr w:type="spellStart"/>
      <w:r>
        <w:rPr>
          <w:rFonts w:ascii="Courier"/>
          <w:sz w:val="20"/>
          <w:szCs w:val="20"/>
        </w:rPr>
        <w:t>nearest_airport</w:t>
      </w:r>
      <w:proofErr w:type="spellEnd"/>
      <w:r>
        <w:rPr>
          <w:rFonts w:ascii="Courier"/>
          <w:sz w:val="20"/>
          <w:szCs w:val="20"/>
        </w:rPr>
        <w:t>&gt;</w:t>
      </w:r>
    </w:p>
    <w:p w14:paraId="1F37837A" w14:textId="77777777"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ins w:id="96" w:author="Sebastian Rahtz" w:date="2015-04-20T11:49:00Z"/>
          <w:rFonts w:ascii="Courier"/>
          <w:sz w:val="20"/>
          <w:szCs w:val="20"/>
        </w:rPr>
      </w:pPr>
      <w:r>
        <w:rPr>
          <w:rFonts w:ascii="Courier"/>
          <w:sz w:val="20"/>
          <w:szCs w:val="20"/>
        </w:rPr>
        <w:t xml:space="preserve">   &lt;/record&gt;</w:t>
      </w:r>
    </w:p>
    <w:p w14:paraId="2FBBA0E2" w14:textId="77777777" w:rsidR="00BD605B" w:rsidRDefault="00BD605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ins w:id="97" w:author="Sebastian Rahtz" w:date="2015-04-20T11:49:00Z"/>
          <w:rFonts w:ascii="Courier"/>
          <w:sz w:val="20"/>
          <w:szCs w:val="20"/>
        </w:rPr>
      </w:pPr>
    </w:p>
    <w:p w14:paraId="4C17D578" w14:textId="77777777" w:rsidR="00DE04FE" w:rsidRDefault="00BD605B">
      <w:pPr>
        <w:rPr>
          <w:ins w:id="98" w:author="Sebastian Rahtz" w:date="2015-04-20T12:43:00Z"/>
        </w:rPr>
        <w:pPrChange w:id="99" w:author="Sebastian Rahtz" w:date="2015-04-20T12:41:00Z">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pPr>
        </w:pPrChange>
      </w:pPr>
      <w:ins w:id="100" w:author="Sebastian Rahtz" w:date="2015-04-20T11:49:00Z">
        <w:r w:rsidRPr="00647FC7">
          <w:t xml:space="preserve">A conversion of this format to RDF </w:t>
        </w:r>
      </w:ins>
      <w:ins w:id="101" w:author="Sebastian Rahtz" w:date="2015-04-20T11:50:00Z">
        <w:r w:rsidRPr="00647FC7">
          <w:t xml:space="preserve">format </w:t>
        </w:r>
      </w:ins>
      <w:ins w:id="102" w:author="Sebastian Rahtz" w:date="2015-04-20T11:49:00Z">
        <w:r w:rsidRPr="008307E8">
          <w:t xml:space="preserve">using the CRM ontology is now relatively straightforward, </w:t>
        </w:r>
        <w:r w:rsidRPr="00647FC7">
          <w:rPr>
            <w:rPrChange w:id="103" w:author="Sebastian Rahtz" w:date="2015-04-20T13:37:00Z">
              <w:rPr/>
            </w:rPrChange>
          </w:rPr>
          <w:t>and</w:t>
        </w:r>
      </w:ins>
      <w:ins w:id="104" w:author="Sebastian Rahtz" w:date="2015-04-20T12:41:00Z">
        <w:r w:rsidR="00DE04FE" w:rsidRPr="00647FC7">
          <w:rPr>
            <w:rPrChange w:id="105" w:author="Sebastian Rahtz" w:date="2015-04-20T13:37:00Z">
              <w:rPr/>
            </w:rPrChange>
          </w:rPr>
          <w:t xml:space="preserve"> results in triples like the example below, which shows </w:t>
        </w:r>
      </w:ins>
      <w:ins w:id="106" w:author="Sebastian Rahtz" w:date="2015-04-20T12:47:00Z">
        <w:r w:rsidR="00DE04FE" w:rsidRPr="00647FC7">
          <w:rPr>
            <w:rPrChange w:id="107" w:author="Sebastian Rahtz" w:date="2015-04-20T13:37:00Z">
              <w:rPr/>
            </w:rPrChange>
          </w:rPr>
          <w:t xml:space="preserve">some of </w:t>
        </w:r>
      </w:ins>
      <w:ins w:id="108" w:author="Sebastian Rahtz" w:date="2015-04-20T12:41:00Z">
        <w:r w:rsidR="00DE04FE" w:rsidRPr="00647FC7">
          <w:rPr>
            <w:rPrChange w:id="109" w:author="Sebastian Rahtz" w:date="2015-04-20T13:37:00Z">
              <w:rPr/>
            </w:rPrChange>
          </w:rPr>
          <w:t xml:space="preserve">the key </w:t>
        </w:r>
      </w:ins>
      <w:ins w:id="110" w:author="Sebastian Rahtz" w:date="2015-04-20T12:47:00Z">
        <w:r w:rsidR="00DE04FE" w:rsidRPr="00647FC7">
          <w:rPr>
            <w:rPrChange w:id="111" w:author="Sebastian Rahtz" w:date="2015-04-20T13:37:00Z">
              <w:rPr/>
            </w:rPrChange>
          </w:rPr>
          <w:lastRenderedPageBreak/>
          <w:t xml:space="preserve">entities and </w:t>
        </w:r>
      </w:ins>
      <w:ins w:id="112" w:author="Sebastian Rahtz" w:date="2015-04-20T12:41:00Z">
        <w:r w:rsidR="00DE04FE" w:rsidRPr="00647FC7">
          <w:rPr>
            <w:rPrChange w:id="113" w:author="Sebastian Rahtz" w:date="2015-04-20T13:37:00Z">
              <w:rPr/>
            </w:rPrChange>
          </w:rPr>
          <w:t xml:space="preserve">relationships for the </w:t>
        </w:r>
      </w:ins>
      <w:ins w:id="114" w:author="Sebastian Rahtz" w:date="2015-04-20T12:42:00Z">
        <w:r w:rsidR="00DE04FE" w:rsidRPr="00647FC7">
          <w:rPr>
            <w:rPrChange w:id="115" w:author="Sebastian Rahtz" w:date="2015-04-20T13:37:00Z">
              <w:rPr/>
            </w:rPrChange>
          </w:rPr>
          <w:t>accession number</w:t>
        </w:r>
      </w:ins>
      <w:ins w:id="116" w:author="Sebastian Rahtz" w:date="2015-04-20T12:45:00Z">
        <w:r w:rsidR="00DE04FE" w:rsidRPr="00647FC7">
          <w:rPr>
            <w:rFonts w:ascii="Courier" w:eastAsia="Courier" w:hAnsi="Courier" w:cs="Courier"/>
            <w:rPrChange w:id="117" w:author="Sebastian Rahtz" w:date="2015-04-20T13:37:00Z">
              <w:rPr>
                <w:rFonts w:ascii="Courier" w:eastAsia="Courier" w:hAnsi="Courier" w:cs="Courier"/>
                <w:sz w:val="20"/>
                <w:szCs w:val="20"/>
              </w:rPr>
            </w:rPrChange>
          </w:rPr>
          <w:t xml:space="preserve"> 92032</w:t>
        </w:r>
      </w:ins>
      <w:ins w:id="118" w:author="Sebastian Rahtz" w:date="2015-04-20T12:42:00Z">
        <w:r w:rsidR="00DE04FE" w:rsidRPr="00647FC7">
          <w:rPr>
            <w:rFonts w:ascii="Courier" w:eastAsia="Courier" w:hAnsi="Courier" w:cs="Courier"/>
            <w:rPrChange w:id="119" w:author="Sebastian Rahtz" w:date="2015-04-20T13:37:00Z">
              <w:rPr>
                <w:rFonts w:ascii="Courier" w:eastAsia="Courier" w:hAnsi="Courier" w:cs="Courier"/>
                <w:sz w:val="20"/>
                <w:szCs w:val="20"/>
              </w:rPr>
            </w:rPrChange>
          </w:rPr>
          <w:t xml:space="preserve">. </w:t>
        </w:r>
        <w:r w:rsidR="00DE04FE" w:rsidRPr="00647FC7">
          <w:rPr>
            <w:rFonts w:ascii="Times New Roman" w:hAnsi="Times New Roman"/>
            <w:rPrChange w:id="120" w:author="Sebastian Rahtz" w:date="2015-04-20T13:37:00Z">
              <w:rPr>
                <w:rFonts w:ascii="Courier" w:eastAsia="Courier" w:hAnsi="Courier" w:cs="Courier"/>
                <w:sz w:val="20"/>
                <w:szCs w:val="20"/>
              </w:rPr>
            </w:rPrChange>
          </w:rPr>
          <w:t xml:space="preserve">It should be clear from that this that there </w:t>
        </w:r>
      </w:ins>
      <w:ins w:id="121" w:author="Sebastian Rahtz" w:date="2015-04-20T12:43:00Z">
        <w:r w:rsidR="00DE04FE" w:rsidRPr="00647FC7">
          <w:t xml:space="preserve">is a considerable issue to be resolved over which URLs to be used for AIIS </w:t>
        </w:r>
      </w:ins>
      <w:ins w:id="122" w:author="Sebastian Rahtz" w:date="2015-04-20T12:45:00Z">
        <w:r w:rsidR="00DE04FE" w:rsidRPr="00647FC7">
          <w:t>entities</w:t>
        </w:r>
        <w:r w:rsidR="00647FC7">
          <w:t>.</w:t>
        </w:r>
      </w:ins>
    </w:p>
    <w:p w14:paraId="49652E7D" w14:textId="77777777" w:rsidR="00DE04FE" w:rsidRPr="00DE04FE" w:rsidRDefault="00DE04FE">
      <w:pPr>
        <w:rPr>
          <w:ins w:id="123" w:author="Sebastian Rahtz" w:date="2015-04-20T12:41:00Z"/>
        </w:rPr>
        <w:pPrChange w:id="124" w:author="Sebastian Rahtz" w:date="2015-04-20T12:41:00Z">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pPr>
        </w:pPrChange>
      </w:pPr>
    </w:p>
    <w:p w14:paraId="49B55FB4" w14:textId="77777777" w:rsidR="00DE04FE" w:rsidRPr="00DE04FE" w:rsidRDefault="00DE04FE" w:rsidP="00DE04FE">
      <w:pPr>
        <w:rPr>
          <w:ins w:id="125" w:author="Sebastian Rahtz" w:date="2015-04-20T12:45:00Z"/>
          <w:rFonts w:ascii="Courier" w:eastAsia="Courier" w:hAnsi="Courier" w:cs="Courier"/>
          <w:color w:val="000000"/>
          <w:sz w:val="20"/>
          <w:szCs w:val="20"/>
          <w:u w:color="000000"/>
        </w:rPr>
      </w:pPr>
      <w:ins w:id="126" w:author="Sebastian Rahtz" w:date="2015-04-20T12:45:00Z">
        <w:r w:rsidRPr="00DE04FE">
          <w:rPr>
            <w:rFonts w:ascii="Courier" w:eastAsia="Courier" w:hAnsi="Courier" w:cs="Courier"/>
            <w:color w:val="000000"/>
            <w:sz w:val="20"/>
            <w:szCs w:val="20"/>
            <w:u w:color="000000"/>
          </w:rPr>
          <w:t>@</w:t>
        </w:r>
        <w:proofErr w:type="gramStart"/>
        <w:r w:rsidRPr="00DE04FE">
          <w:rPr>
            <w:rFonts w:ascii="Courier" w:eastAsia="Courier" w:hAnsi="Courier" w:cs="Courier"/>
            <w:color w:val="000000"/>
            <w:sz w:val="20"/>
            <w:szCs w:val="20"/>
            <w:u w:color="000000"/>
          </w:rPr>
          <w:t>prefix</w:t>
        </w:r>
        <w:proofErr w:type="gramEnd"/>
        <w:r w:rsidRPr="00DE04FE">
          <w:rPr>
            <w:rFonts w:ascii="Courier" w:eastAsia="Courier" w:hAnsi="Courier" w:cs="Courier"/>
            <w:color w:val="000000"/>
            <w:sz w:val="20"/>
            <w:szCs w:val="20"/>
            <w:u w:color="000000"/>
          </w:rPr>
          <w:t xml:space="preserve"> </w:t>
        </w:r>
        <w:proofErr w:type="spellStart"/>
        <w:r w:rsidRPr="00DE04FE">
          <w:rPr>
            <w:rFonts w:ascii="Courier" w:eastAsia="Courier" w:hAnsi="Courier" w:cs="Courier"/>
            <w:color w:val="000000"/>
            <w:sz w:val="20"/>
            <w:szCs w:val="20"/>
            <w:u w:color="000000"/>
          </w:rPr>
          <w:t>crm</w:t>
        </w:r>
        <w:proofErr w:type="spellEnd"/>
        <w:r w:rsidRPr="00DE04FE">
          <w:rPr>
            <w:rFonts w:ascii="Courier" w:eastAsia="Courier" w:hAnsi="Courier" w:cs="Courier"/>
            <w:color w:val="000000"/>
            <w:sz w:val="20"/>
            <w:szCs w:val="20"/>
            <w:u w:color="000000"/>
          </w:rPr>
          <w:t>:   &lt;http://www.cidoc-crm.org/cidoc-crm/&gt; .</w:t>
        </w:r>
      </w:ins>
    </w:p>
    <w:p w14:paraId="4E25649E" w14:textId="77777777" w:rsidR="00DE04FE" w:rsidRPr="00DE04FE" w:rsidRDefault="00DE04FE" w:rsidP="00DE04FE">
      <w:pPr>
        <w:rPr>
          <w:ins w:id="127" w:author="Sebastian Rahtz" w:date="2015-04-20T12:45:00Z"/>
          <w:rFonts w:ascii="Courier" w:eastAsia="Courier" w:hAnsi="Courier" w:cs="Courier"/>
          <w:color w:val="000000"/>
          <w:sz w:val="20"/>
          <w:szCs w:val="20"/>
          <w:u w:color="000000"/>
        </w:rPr>
      </w:pPr>
    </w:p>
    <w:p w14:paraId="0B91CE47" w14:textId="77777777" w:rsidR="00DE04FE" w:rsidRPr="00DE04FE" w:rsidRDefault="00DE04FE" w:rsidP="00DE04FE">
      <w:pPr>
        <w:rPr>
          <w:ins w:id="128" w:author="Sebastian Rahtz" w:date="2015-04-20T12:45:00Z"/>
          <w:rFonts w:ascii="Courier" w:eastAsia="Courier" w:hAnsi="Courier" w:cs="Courier"/>
          <w:color w:val="000000"/>
          <w:sz w:val="20"/>
          <w:szCs w:val="20"/>
          <w:u w:color="000000"/>
        </w:rPr>
      </w:pPr>
      <w:ins w:id="129" w:author="Sebastian Rahtz" w:date="2015-04-20T12:45:00Z">
        <w:r w:rsidRPr="00DE04FE">
          <w:rPr>
            <w:rFonts w:ascii="Courier" w:eastAsia="Courier" w:hAnsi="Courier" w:cs="Courier"/>
            <w:color w:val="000000"/>
            <w:sz w:val="20"/>
            <w:szCs w:val="20"/>
            <w:u w:color="000000"/>
          </w:rPr>
          <w:t>&lt;http://www.indiastudies.org/AIIS/photo/92032&gt;</w:t>
        </w:r>
      </w:ins>
    </w:p>
    <w:p w14:paraId="73A33B34" w14:textId="77777777" w:rsidR="00DE04FE" w:rsidRPr="00DE04FE" w:rsidRDefault="00DE04FE" w:rsidP="00DE04FE">
      <w:pPr>
        <w:rPr>
          <w:ins w:id="130" w:author="Sebastian Rahtz" w:date="2015-04-20T12:45:00Z"/>
          <w:rFonts w:ascii="Courier" w:eastAsia="Courier" w:hAnsi="Courier" w:cs="Courier"/>
          <w:color w:val="000000"/>
          <w:sz w:val="20"/>
          <w:szCs w:val="20"/>
          <w:u w:color="000000"/>
        </w:rPr>
      </w:pPr>
      <w:ins w:id="131"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a</w:t>
        </w:r>
        <w:proofErr w:type="gramEnd"/>
        <w:r w:rsidRPr="00DE04FE">
          <w:rPr>
            <w:rFonts w:ascii="Courier" w:eastAsia="Courier" w:hAnsi="Courier" w:cs="Courier"/>
            <w:color w:val="000000"/>
            <w:sz w:val="20"/>
            <w:szCs w:val="20"/>
            <w:u w:color="000000"/>
          </w:rPr>
          <w:t xml:space="preserve">                             crm:E83_Information_Carrier ;</w:t>
        </w:r>
      </w:ins>
    </w:p>
    <w:p w14:paraId="582329AF" w14:textId="77777777" w:rsidR="00DE04FE" w:rsidRPr="00DE04FE" w:rsidRDefault="00DE04FE" w:rsidP="00DE04FE">
      <w:pPr>
        <w:rPr>
          <w:ins w:id="132" w:author="Sebastian Rahtz" w:date="2015-04-20T12:45:00Z"/>
          <w:rFonts w:ascii="Courier" w:eastAsia="Courier" w:hAnsi="Courier" w:cs="Courier"/>
          <w:color w:val="000000"/>
          <w:sz w:val="20"/>
          <w:szCs w:val="20"/>
          <w:u w:color="000000"/>
        </w:rPr>
      </w:pPr>
      <w:ins w:id="133"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crm:P108i</w:t>
        </w:r>
        <w:proofErr w:type="gramEnd"/>
        <w:r w:rsidRPr="00DE04FE">
          <w:rPr>
            <w:rFonts w:ascii="Courier" w:eastAsia="Courier" w:hAnsi="Courier" w:cs="Courier"/>
            <w:color w:val="000000"/>
            <w:sz w:val="20"/>
            <w:szCs w:val="20"/>
            <w:u w:color="000000"/>
          </w:rPr>
          <w:t>_was_produced_by     &lt;http://www.indiastudies.org/AIIS/production/novdec1990&gt; ;</w:t>
        </w:r>
      </w:ins>
    </w:p>
    <w:p w14:paraId="5802F8B6" w14:textId="77777777" w:rsidR="00DE04FE" w:rsidRPr="00DE04FE" w:rsidRDefault="00DE04FE" w:rsidP="00DE04FE">
      <w:pPr>
        <w:rPr>
          <w:ins w:id="134" w:author="Sebastian Rahtz" w:date="2015-04-20T12:45:00Z"/>
          <w:rFonts w:ascii="Courier" w:eastAsia="Courier" w:hAnsi="Courier" w:cs="Courier"/>
          <w:color w:val="000000"/>
          <w:sz w:val="20"/>
          <w:szCs w:val="20"/>
          <w:u w:color="000000"/>
        </w:rPr>
      </w:pPr>
      <w:ins w:id="135"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crm:P128</w:t>
        </w:r>
        <w:proofErr w:type="gramEnd"/>
        <w:r w:rsidRPr="00DE04FE">
          <w:rPr>
            <w:rFonts w:ascii="Courier" w:eastAsia="Courier" w:hAnsi="Courier" w:cs="Courier"/>
            <w:color w:val="000000"/>
            <w:sz w:val="20"/>
            <w:szCs w:val="20"/>
            <w:u w:color="000000"/>
          </w:rPr>
          <w:t>_carries              &lt;http://www.indiastudies.org/AIIS/keyword/akbarpalace&gt; , &lt;http://www.indiastudies.org/AIIS/keyword/akbarspalace&gt; ;</w:t>
        </w:r>
      </w:ins>
    </w:p>
    <w:p w14:paraId="050C4BAB" w14:textId="77777777" w:rsidR="00DE04FE" w:rsidRPr="00DE04FE" w:rsidRDefault="00DE04FE" w:rsidP="00DE04FE">
      <w:pPr>
        <w:rPr>
          <w:ins w:id="136" w:author="Sebastian Rahtz" w:date="2015-04-20T12:45:00Z"/>
          <w:rFonts w:ascii="Courier" w:eastAsia="Courier" w:hAnsi="Courier" w:cs="Courier"/>
          <w:color w:val="000000"/>
          <w:sz w:val="20"/>
          <w:szCs w:val="20"/>
          <w:u w:color="000000"/>
        </w:rPr>
      </w:pPr>
      <w:ins w:id="137"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crm:P138i</w:t>
        </w:r>
        <w:proofErr w:type="gramEnd"/>
        <w:r w:rsidRPr="00DE04FE">
          <w:rPr>
            <w:rFonts w:ascii="Courier" w:eastAsia="Courier" w:hAnsi="Courier" w:cs="Courier"/>
            <w:color w:val="000000"/>
            <w:sz w:val="20"/>
            <w:szCs w:val="20"/>
            <w:u w:color="000000"/>
          </w:rPr>
          <w:t>_has_representation  &lt;http://dsal.uchicago.edu/images/aiis/images/large/ar_092032.jpg&gt; ;</w:t>
        </w:r>
      </w:ins>
    </w:p>
    <w:p w14:paraId="43BF81AA" w14:textId="77777777" w:rsidR="00DE04FE" w:rsidRPr="00DE04FE" w:rsidRDefault="00DE04FE" w:rsidP="00DE04FE">
      <w:pPr>
        <w:rPr>
          <w:ins w:id="138" w:author="Sebastian Rahtz" w:date="2015-04-20T12:45:00Z"/>
          <w:rFonts w:ascii="Courier" w:eastAsia="Courier" w:hAnsi="Courier" w:cs="Courier"/>
          <w:color w:val="000000"/>
          <w:sz w:val="20"/>
          <w:szCs w:val="20"/>
          <w:u w:color="000000"/>
        </w:rPr>
      </w:pPr>
      <w:ins w:id="139"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crm:P2</w:t>
        </w:r>
        <w:proofErr w:type="gramEnd"/>
        <w:r w:rsidRPr="00DE04FE">
          <w:rPr>
            <w:rFonts w:ascii="Courier" w:eastAsia="Courier" w:hAnsi="Courier" w:cs="Courier"/>
            <w:color w:val="000000"/>
            <w:sz w:val="20"/>
            <w:szCs w:val="20"/>
            <w:u w:color="000000"/>
          </w:rPr>
          <w:t>_has_type               &lt;http://www.indiastudies.org/AIIS/category/architecture&gt; , &lt;http://www.indiastudies.org/AIIS/intext/exterior&gt; ;</w:t>
        </w:r>
      </w:ins>
    </w:p>
    <w:p w14:paraId="24DE267C" w14:textId="77777777" w:rsidR="00DE04FE" w:rsidRPr="00DE04FE" w:rsidRDefault="00DE04FE" w:rsidP="00DE04FE">
      <w:pPr>
        <w:rPr>
          <w:ins w:id="140" w:author="Sebastian Rahtz" w:date="2015-04-20T12:45:00Z"/>
          <w:rFonts w:ascii="Courier" w:eastAsia="Courier" w:hAnsi="Courier" w:cs="Courier"/>
          <w:color w:val="000000"/>
          <w:sz w:val="20"/>
          <w:szCs w:val="20"/>
          <w:u w:color="000000"/>
        </w:rPr>
      </w:pPr>
      <w:ins w:id="141"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crm:P52</w:t>
        </w:r>
        <w:proofErr w:type="gramEnd"/>
        <w:r w:rsidRPr="00DE04FE">
          <w:rPr>
            <w:rFonts w:ascii="Courier" w:eastAsia="Courier" w:hAnsi="Courier" w:cs="Courier"/>
            <w:color w:val="000000"/>
            <w:sz w:val="20"/>
            <w:szCs w:val="20"/>
            <w:u w:color="000000"/>
          </w:rPr>
          <w:t>_has_current_owner     &lt;http://www.indiastudies.org/AIIS/actor/americaninstituteofindianstudies&gt; ;</w:t>
        </w:r>
      </w:ins>
    </w:p>
    <w:p w14:paraId="797720B6" w14:textId="77777777" w:rsidR="00DE04FE" w:rsidRPr="00DE04FE" w:rsidRDefault="00DE04FE" w:rsidP="00DE04FE">
      <w:pPr>
        <w:rPr>
          <w:ins w:id="142" w:author="Sebastian Rahtz" w:date="2015-04-20T12:45:00Z"/>
          <w:rFonts w:ascii="Courier" w:eastAsia="Courier" w:hAnsi="Courier" w:cs="Courier"/>
          <w:color w:val="000000"/>
          <w:sz w:val="20"/>
          <w:szCs w:val="20"/>
          <w:u w:color="000000"/>
        </w:rPr>
      </w:pPr>
      <w:ins w:id="143"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crm:P62</w:t>
        </w:r>
        <w:proofErr w:type="gramEnd"/>
        <w:r w:rsidRPr="00DE04FE">
          <w:rPr>
            <w:rFonts w:ascii="Courier" w:eastAsia="Courier" w:hAnsi="Courier" w:cs="Courier"/>
            <w:color w:val="000000"/>
            <w:sz w:val="20"/>
            <w:szCs w:val="20"/>
            <w:u w:color="000000"/>
          </w:rPr>
          <w:t>_depicts               &lt;http://www.indiastudies.org/AIIS/place/akbarimahal&gt; ;</w:t>
        </w:r>
      </w:ins>
    </w:p>
    <w:p w14:paraId="6A2ED2C3" w14:textId="77777777" w:rsidR="00DE04FE" w:rsidRPr="00DE04FE" w:rsidRDefault="00DE04FE" w:rsidP="00DE04FE">
      <w:pPr>
        <w:rPr>
          <w:ins w:id="144" w:author="Sebastian Rahtz" w:date="2015-04-20T12:45:00Z"/>
          <w:rFonts w:ascii="Courier" w:eastAsia="Courier" w:hAnsi="Courier" w:cs="Courier"/>
          <w:color w:val="000000"/>
          <w:sz w:val="20"/>
          <w:szCs w:val="20"/>
          <w:u w:color="000000"/>
        </w:rPr>
      </w:pPr>
      <w:ins w:id="145"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crm:P70i</w:t>
        </w:r>
        <w:proofErr w:type="gramEnd"/>
        <w:r w:rsidRPr="00DE04FE">
          <w:rPr>
            <w:rFonts w:ascii="Courier" w:eastAsia="Courier" w:hAnsi="Courier" w:cs="Courier"/>
            <w:color w:val="000000"/>
            <w:sz w:val="20"/>
            <w:szCs w:val="20"/>
            <w:u w:color="000000"/>
          </w:rPr>
          <w:t>_is_documented_in     &lt;http://www.indiastudies.org/AIIS/photolabel/92032&gt; .</w:t>
        </w:r>
      </w:ins>
    </w:p>
    <w:p w14:paraId="21586B5E" w14:textId="77777777" w:rsidR="00DE04FE" w:rsidRPr="00DE04FE" w:rsidRDefault="00DE04FE" w:rsidP="00DE04FE">
      <w:pPr>
        <w:rPr>
          <w:ins w:id="146" w:author="Sebastian Rahtz" w:date="2015-04-20T12:45:00Z"/>
          <w:rFonts w:ascii="Courier" w:eastAsia="Courier" w:hAnsi="Courier" w:cs="Courier"/>
          <w:color w:val="000000"/>
          <w:sz w:val="20"/>
          <w:szCs w:val="20"/>
          <w:u w:color="000000"/>
        </w:rPr>
      </w:pPr>
    </w:p>
    <w:p w14:paraId="581BB789" w14:textId="77777777" w:rsidR="00DE04FE" w:rsidRPr="00DE04FE" w:rsidRDefault="00DE04FE" w:rsidP="00DE04FE">
      <w:pPr>
        <w:rPr>
          <w:ins w:id="147" w:author="Sebastian Rahtz" w:date="2015-04-20T12:45:00Z"/>
          <w:rFonts w:ascii="Courier" w:eastAsia="Courier" w:hAnsi="Courier" w:cs="Courier"/>
          <w:color w:val="000000"/>
          <w:sz w:val="20"/>
          <w:szCs w:val="20"/>
          <w:u w:color="000000"/>
        </w:rPr>
      </w:pPr>
      <w:ins w:id="148" w:author="Sebastian Rahtz" w:date="2015-04-20T12:45:00Z">
        <w:r w:rsidRPr="00DE04FE">
          <w:rPr>
            <w:rFonts w:ascii="Courier" w:eastAsia="Courier" w:hAnsi="Courier" w:cs="Courier"/>
            <w:color w:val="000000"/>
            <w:sz w:val="20"/>
            <w:szCs w:val="20"/>
            <w:u w:color="000000"/>
          </w:rPr>
          <w:t>&lt;http://www.indiastudies.org/AIIS/photolabel/92032&gt;</w:t>
        </w:r>
      </w:ins>
    </w:p>
    <w:p w14:paraId="3A5CDA10" w14:textId="77777777" w:rsidR="00DE04FE" w:rsidRPr="00DE04FE" w:rsidRDefault="00DE04FE" w:rsidP="00DE04FE">
      <w:pPr>
        <w:rPr>
          <w:ins w:id="149" w:author="Sebastian Rahtz" w:date="2015-04-20T12:45:00Z"/>
          <w:rFonts w:ascii="Courier" w:eastAsia="Courier" w:hAnsi="Courier" w:cs="Courier"/>
          <w:color w:val="000000"/>
          <w:sz w:val="20"/>
          <w:szCs w:val="20"/>
          <w:u w:color="000000"/>
        </w:rPr>
      </w:pPr>
      <w:ins w:id="150" w:author="Sebastian Rahtz" w:date="2015-04-20T12:45: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a</w:t>
        </w:r>
        <w:proofErr w:type="gramEnd"/>
        <w:r w:rsidRPr="00DE04FE">
          <w:rPr>
            <w:rFonts w:ascii="Courier" w:eastAsia="Courier" w:hAnsi="Courier" w:cs="Courier"/>
            <w:color w:val="000000"/>
            <w:sz w:val="20"/>
            <w:szCs w:val="20"/>
            <w:u w:color="000000"/>
          </w:rPr>
          <w:t xml:space="preserve">           crm:E31_Document ;</w:t>
        </w:r>
      </w:ins>
    </w:p>
    <w:p w14:paraId="172662BE" w14:textId="77777777" w:rsidR="00DE04FE" w:rsidRPr="00DE04FE" w:rsidRDefault="00DE04FE" w:rsidP="00DE04FE">
      <w:pPr>
        <w:rPr>
          <w:ins w:id="151" w:author="Sebastian Rahtz" w:date="2015-04-20T12:45:00Z"/>
          <w:rFonts w:ascii="Courier" w:eastAsia="Courier" w:hAnsi="Courier" w:cs="Courier"/>
          <w:color w:val="000000"/>
          <w:sz w:val="20"/>
          <w:szCs w:val="20"/>
          <w:u w:color="000000"/>
        </w:rPr>
      </w:pPr>
      <w:ins w:id="152" w:author="Sebastian Rahtz" w:date="2015-04-20T12:45:00Z">
        <w:r w:rsidRPr="00DE04FE">
          <w:rPr>
            <w:rFonts w:ascii="Courier" w:eastAsia="Courier" w:hAnsi="Courier" w:cs="Courier"/>
            <w:color w:val="000000"/>
            <w:sz w:val="20"/>
            <w:szCs w:val="20"/>
            <w:u w:color="000000"/>
          </w:rPr>
          <w:t xml:space="preserve">        </w:t>
        </w:r>
        <w:proofErr w:type="spellStart"/>
        <w:proofErr w:type="gramStart"/>
        <w:r w:rsidRPr="00DE04FE">
          <w:rPr>
            <w:rFonts w:ascii="Courier" w:eastAsia="Courier" w:hAnsi="Courier" w:cs="Courier"/>
            <w:color w:val="000000"/>
            <w:sz w:val="20"/>
            <w:szCs w:val="20"/>
            <w:u w:color="000000"/>
          </w:rPr>
          <w:t>rdfs:label</w:t>
        </w:r>
        <w:proofErr w:type="spellEnd"/>
        <w:proofErr w:type="gramEnd"/>
        <w:r w:rsidRPr="00DE04FE">
          <w:rPr>
            <w:rFonts w:ascii="Courier" w:eastAsia="Courier" w:hAnsi="Courier" w:cs="Courier"/>
            <w:color w:val="000000"/>
            <w:sz w:val="20"/>
            <w:szCs w:val="20"/>
            <w:u w:color="000000"/>
          </w:rPr>
          <w:t xml:space="preserve">  "General view of the ruined structure" .</w:t>
        </w:r>
      </w:ins>
    </w:p>
    <w:p w14:paraId="36A6DF14" w14:textId="77777777" w:rsidR="00DE04FE" w:rsidRPr="00DE04FE" w:rsidRDefault="00DE04FE" w:rsidP="00DE04FE">
      <w:pPr>
        <w:rPr>
          <w:ins w:id="153" w:author="Sebastian Rahtz" w:date="2015-04-20T12:45:00Z"/>
          <w:rFonts w:ascii="Courier" w:eastAsia="Courier" w:hAnsi="Courier" w:cs="Courier"/>
          <w:color w:val="000000"/>
          <w:sz w:val="20"/>
          <w:szCs w:val="20"/>
          <w:u w:color="000000"/>
        </w:rPr>
      </w:pPr>
    </w:p>
    <w:p w14:paraId="3AC8C3C1" w14:textId="77777777" w:rsidR="00DE04FE" w:rsidRPr="00DE04FE" w:rsidRDefault="00DE04FE" w:rsidP="00DE04FE">
      <w:pPr>
        <w:rPr>
          <w:ins w:id="154" w:author="Sebastian Rahtz" w:date="2015-04-20T12:47:00Z"/>
          <w:rFonts w:ascii="Courier" w:eastAsia="Courier" w:hAnsi="Courier" w:cs="Courier"/>
          <w:color w:val="000000"/>
          <w:sz w:val="20"/>
          <w:szCs w:val="20"/>
          <w:u w:color="000000"/>
        </w:rPr>
      </w:pPr>
      <w:ins w:id="155" w:author="Sebastian Rahtz" w:date="2015-04-20T12:47:00Z">
        <w:r w:rsidRPr="00DE04FE">
          <w:rPr>
            <w:rFonts w:ascii="Courier" w:eastAsia="Courier" w:hAnsi="Courier" w:cs="Courier"/>
            <w:color w:val="000000"/>
            <w:sz w:val="20"/>
            <w:szCs w:val="20"/>
            <w:u w:color="000000"/>
          </w:rPr>
          <w:t>&lt;http://www.indiastudies.org/AIIS/subject/akbarspalace&gt;</w:t>
        </w:r>
      </w:ins>
    </w:p>
    <w:p w14:paraId="430A9383" w14:textId="77777777" w:rsidR="00DE04FE" w:rsidRPr="00DE04FE" w:rsidRDefault="00DE04FE" w:rsidP="00DE04FE">
      <w:pPr>
        <w:rPr>
          <w:ins w:id="156" w:author="Sebastian Rahtz" w:date="2015-04-20T12:47:00Z"/>
          <w:rFonts w:ascii="Courier" w:eastAsia="Courier" w:hAnsi="Courier" w:cs="Courier"/>
          <w:color w:val="000000"/>
          <w:sz w:val="20"/>
          <w:szCs w:val="20"/>
          <w:u w:color="000000"/>
        </w:rPr>
      </w:pPr>
      <w:ins w:id="157" w:author="Sebastian Rahtz" w:date="2015-04-20T12:47:00Z">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a</w:t>
        </w:r>
        <w:proofErr w:type="gramEnd"/>
        <w:r w:rsidRPr="00DE04FE">
          <w:rPr>
            <w:rFonts w:ascii="Courier" w:eastAsia="Courier" w:hAnsi="Courier" w:cs="Courier"/>
            <w:color w:val="000000"/>
            <w:sz w:val="20"/>
            <w:szCs w:val="20"/>
            <w:u w:color="000000"/>
          </w:rPr>
          <w:t xml:space="preserve">           crm:E55_type ;</w:t>
        </w:r>
      </w:ins>
    </w:p>
    <w:p w14:paraId="07C9DE9C" w14:textId="77777777" w:rsidR="00DE04FE" w:rsidDel="00DE04FE" w:rsidRDefault="00DE04FE" w:rsidP="00DE04FE">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del w:id="158" w:author="Sebastian Rahtz" w:date="2015-04-20T12:45:00Z"/>
          <w:rFonts w:ascii="Courier" w:eastAsia="Courier" w:hAnsi="Courier" w:cs="Courier"/>
          <w:sz w:val="20"/>
          <w:szCs w:val="20"/>
        </w:rPr>
      </w:pPr>
      <w:ins w:id="159" w:author="Sebastian Rahtz" w:date="2015-04-20T12:47:00Z">
        <w:r w:rsidRPr="00DE04FE">
          <w:rPr>
            <w:rFonts w:ascii="Courier" w:eastAsia="Courier" w:hAnsi="Courier" w:cs="Courier"/>
            <w:sz w:val="20"/>
            <w:szCs w:val="20"/>
          </w:rPr>
          <w:t xml:space="preserve">        </w:t>
        </w:r>
        <w:proofErr w:type="spellStart"/>
        <w:proofErr w:type="gramStart"/>
        <w:r w:rsidRPr="00DE04FE">
          <w:rPr>
            <w:rFonts w:ascii="Courier" w:eastAsia="Courier" w:hAnsi="Courier" w:cs="Courier"/>
            <w:sz w:val="20"/>
            <w:szCs w:val="20"/>
          </w:rPr>
          <w:t>rdfs:label</w:t>
        </w:r>
        <w:proofErr w:type="spellEnd"/>
        <w:proofErr w:type="gramEnd"/>
        <w:r w:rsidRPr="00DE04FE">
          <w:rPr>
            <w:rFonts w:ascii="Courier" w:eastAsia="Courier" w:hAnsi="Courier" w:cs="Courier"/>
            <w:sz w:val="20"/>
            <w:szCs w:val="20"/>
          </w:rPr>
          <w:t xml:space="preserve">  "Akbar's palace" .</w:t>
        </w:r>
      </w:ins>
    </w:p>
    <w:p w14:paraId="666DCE3A" w14:textId="77777777" w:rsidR="002B7F88" w:rsidDel="00DE04FE" w:rsidRDefault="002B7F88">
      <w:pPr>
        <w:pStyle w:val="Body"/>
        <w:rPr>
          <w:del w:id="160" w:author="Sebastian Rahtz" w:date="2015-04-20T12:45:00Z"/>
          <w:rFonts w:ascii="Courier" w:eastAsia="Courier" w:hAnsi="Courier" w:cs="Courier"/>
          <w:sz w:val="20"/>
          <w:szCs w:val="20"/>
        </w:rPr>
      </w:pPr>
    </w:p>
    <w:p w14:paraId="1D8D72D2" w14:textId="77777777" w:rsidR="002B7F88" w:rsidRDefault="00FD3C9B">
      <w:pPr>
        <w:pStyle w:val="Body"/>
      </w:pPr>
      <w:del w:id="161" w:author="Sebastian Rahtz" w:date="2015-04-20T12:45:00Z">
        <w:r w:rsidDel="00DE04FE">
          <w:delText xml:space="preserve">  </w:delText>
        </w:r>
      </w:del>
      <w:r>
        <w:t xml:space="preserve"> </w:t>
      </w:r>
    </w:p>
    <w:sectPr w:rsidR="002B7F88">
      <w:headerReference w:type="default" r:id="rId12"/>
      <w:footerReference w:type="default" r:id="rId13"/>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EC1AB9" w14:textId="77777777" w:rsidR="00DE04FE" w:rsidRDefault="00DE04FE">
      <w:r>
        <w:separator/>
      </w:r>
    </w:p>
  </w:endnote>
  <w:endnote w:type="continuationSeparator" w:id="0">
    <w:p w14:paraId="3E91D39D" w14:textId="77777777" w:rsidR="00DE04FE" w:rsidRDefault="00DE0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enlo">
    <w:altName w:val="Times New Roman"/>
    <w:charset w:val="00"/>
    <w:family w:val="roman"/>
    <w:pitch w:val="default"/>
  </w:font>
  <w:font w:name="Trebuchet MS">
    <w:panose1 w:val="020B06030202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ED948" w14:textId="77777777" w:rsidR="00DE04FE" w:rsidRDefault="00DE04FE">
    <w:pPr>
      <w:pStyle w:val="Footer"/>
      <w:tabs>
        <w:tab w:val="clear" w:pos="9026"/>
        <w:tab w:val="right" w:pos="9000"/>
      </w:tabs>
      <w:jc w:val="center"/>
    </w:pPr>
    <w:r>
      <w:rPr>
        <w:rFonts w:ascii="Trebuchet MS"/>
      </w:rPr>
      <w:t xml:space="preserve">Page </w:t>
    </w:r>
    <w:r>
      <w:rPr>
        <w:b/>
        <w:bCs/>
      </w:rPr>
      <w:fldChar w:fldCharType="begin"/>
    </w:r>
    <w:r>
      <w:rPr>
        <w:b/>
        <w:bCs/>
      </w:rPr>
      <w:instrText xml:space="preserve"> PAGE </w:instrText>
    </w:r>
    <w:r>
      <w:rPr>
        <w:b/>
        <w:bCs/>
      </w:rPr>
      <w:fldChar w:fldCharType="separate"/>
    </w:r>
    <w:r w:rsidR="008307E8">
      <w:rPr>
        <w:b/>
        <w:bCs/>
        <w:noProof/>
      </w:rPr>
      <w:t>3</w:t>
    </w:r>
    <w:r>
      <w:rPr>
        <w:b/>
        <w:bCs/>
      </w:rPr>
      <w:fldChar w:fldCharType="end"/>
    </w:r>
    <w:r>
      <w:rPr>
        <w:rFonts w:ascii="Trebuchet MS"/>
      </w:rPr>
      <w:t xml:space="preserve"> of </w:t>
    </w:r>
    <w:r>
      <w:rPr>
        <w:b/>
        <w:bCs/>
      </w:rPr>
      <w:fldChar w:fldCharType="begin"/>
    </w:r>
    <w:r>
      <w:rPr>
        <w:b/>
        <w:bCs/>
      </w:rPr>
      <w:instrText xml:space="preserve"> NUMPAGES </w:instrText>
    </w:r>
    <w:r>
      <w:rPr>
        <w:b/>
        <w:bCs/>
      </w:rPr>
      <w:fldChar w:fldCharType="separate"/>
    </w:r>
    <w:r w:rsidR="008307E8">
      <w:rPr>
        <w:b/>
        <w:bCs/>
        <w:noProof/>
      </w:rPr>
      <w:t>7</w:t>
    </w:r>
    <w:r>
      <w:rPr>
        <w:b/>
        <w:bC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37824" w14:textId="77777777" w:rsidR="00DE04FE" w:rsidRDefault="00DE04FE">
      <w:r>
        <w:separator/>
      </w:r>
    </w:p>
  </w:footnote>
  <w:footnote w:type="continuationSeparator" w:id="0">
    <w:p w14:paraId="41A7E412" w14:textId="77777777" w:rsidR="00DE04FE" w:rsidRDefault="00DE04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71FD3" w14:textId="77777777" w:rsidR="00DE04FE" w:rsidRDefault="00DE04FE">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6245"/>
    <w:multiLevelType w:val="multilevel"/>
    <w:tmpl w:val="9202DAC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
    <w:nsid w:val="0E6743DA"/>
    <w:multiLevelType w:val="multilevel"/>
    <w:tmpl w:val="97286CA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nsid w:val="171820BD"/>
    <w:multiLevelType w:val="multilevel"/>
    <w:tmpl w:val="79B6CA74"/>
    <w:styleLink w:val="ImportedStyle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
    <w:nsid w:val="1FB222F6"/>
    <w:multiLevelType w:val="multilevel"/>
    <w:tmpl w:val="FAFAEC0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
    <w:nsid w:val="31D318DB"/>
    <w:multiLevelType w:val="multilevel"/>
    <w:tmpl w:val="754A27D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3478197E"/>
    <w:multiLevelType w:val="multilevel"/>
    <w:tmpl w:val="34B4506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6">
    <w:nsid w:val="3E4B79F8"/>
    <w:multiLevelType w:val="multilevel"/>
    <w:tmpl w:val="F4E812E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7">
    <w:nsid w:val="6A934751"/>
    <w:multiLevelType w:val="multilevel"/>
    <w:tmpl w:val="7FC8BDA6"/>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num w:numId="1">
    <w:abstractNumId w:val="1"/>
  </w:num>
  <w:num w:numId="2">
    <w:abstractNumId w:val="2"/>
  </w:num>
  <w:num w:numId="3">
    <w:abstractNumId w:val="5"/>
  </w:num>
  <w:num w:numId="4">
    <w:abstractNumId w:val="4"/>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B7F88"/>
    <w:rsid w:val="002B7F88"/>
    <w:rsid w:val="00647FC7"/>
    <w:rsid w:val="008307E8"/>
    <w:rsid w:val="00B85E69"/>
    <w:rsid w:val="00BD605B"/>
    <w:rsid w:val="00DE04FE"/>
    <w:rsid w:val="00F7498A"/>
    <w:rsid w:val="00FC5BCB"/>
    <w:rsid w:val="00FD3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D4B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47FC7"/>
    <w:pPr>
      <w:pPrChange w:id="0" w:author="Sebastian Rahtz" w:date="2015-04-20T13:33:00Z">
        <w:pPr>
          <w:pBdr>
            <w:top w:val="nil"/>
            <w:left w:val="nil"/>
            <w:bottom w:val="nil"/>
            <w:right w:val="nil"/>
            <w:between w:val="nil"/>
            <w:bar w:val="nil"/>
          </w:pBdr>
        </w:pPr>
      </w:pPrChange>
    </w:pPr>
    <w:rPr>
      <w:rFonts w:ascii="Calibri" w:hAnsi="Calibri"/>
      <w:sz w:val="24"/>
      <w:szCs w:val="24"/>
      <w:lang w:val="en-US"/>
      <w:rPrChange w:id="0" w:author="Sebastian Rahtz" w:date="2015-04-20T13:33:00Z">
        <w:rPr>
          <w:rFonts w:eastAsia="Arial Unicode MS"/>
          <w:sz w:val="24"/>
          <w:szCs w:val="24"/>
          <w:bdr w:val="nil"/>
          <w:lang w:val="en-US" w:eastAsia="en-US" w:bidi="ar-SA"/>
        </w:rPr>
      </w:rPrChange>
    </w:rPr>
  </w:style>
  <w:style w:type="paragraph" w:styleId="Heading1">
    <w:name w:val="heading 1"/>
    <w:basedOn w:val="Normal"/>
    <w:next w:val="Normal"/>
    <w:link w:val="Heading1Char"/>
    <w:uiPriority w:val="9"/>
    <w:qFormat/>
    <w:rsid w:val="00BD605B"/>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spacing w:before="40" w:line="259" w:lineRule="auto"/>
      <w:ind w:left="576" w:hanging="576"/>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ind w:left="432" w:hanging="432"/>
      <w:outlineLvl w:val="0"/>
    </w:pPr>
    <w:rPr>
      <w:rFonts w:ascii="Calibri Light" w:eastAsia="Calibri Light" w:hAnsi="Calibri Light" w:cs="Calibri Light"/>
      <w:color w:val="2E74B5"/>
      <w:sz w:val="32"/>
      <w:szCs w:val="32"/>
      <w:u w:color="2E74B5"/>
      <w:lang w:val="fr-FR"/>
    </w:rPr>
  </w:style>
  <w:style w:type="numbering" w:customStyle="1" w:styleId="ImportedStyle1">
    <w:name w:val="Imported Style 1"/>
    <w:pPr>
      <w:numPr>
        <w:numId w:val="2"/>
      </w:numPr>
    </w:pPr>
  </w:style>
  <w:style w:type="numbering" w:customStyle="1" w:styleId="List0">
    <w:name w:val="List 0"/>
    <w:basedOn w:val="ImportedStyle1"/>
    <w:pPr>
      <w:numPr>
        <w:numId w:val="8"/>
      </w:numPr>
    </w:pPr>
  </w:style>
  <w:style w:type="character" w:customStyle="1" w:styleId="None">
    <w:name w:val="None"/>
  </w:style>
  <w:style w:type="character" w:customStyle="1" w:styleId="Hyperlink0">
    <w:name w:val="Hyperlink.0"/>
    <w:basedOn w:val="None"/>
  </w:style>
  <w:style w:type="paragraph" w:styleId="BalloonText">
    <w:name w:val="Balloon Text"/>
    <w:basedOn w:val="Normal"/>
    <w:link w:val="BalloonTextChar"/>
    <w:uiPriority w:val="99"/>
    <w:semiHidden/>
    <w:unhideWhenUsed/>
    <w:rsid w:val="00FC5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5BCB"/>
    <w:rPr>
      <w:rFonts w:ascii="Lucida Grande" w:hAnsi="Lucida Grande" w:cs="Lucida Grande"/>
      <w:sz w:val="18"/>
      <w:szCs w:val="18"/>
      <w:lang w:val="en-US"/>
    </w:rPr>
  </w:style>
  <w:style w:type="character" w:customStyle="1" w:styleId="Heading1Char">
    <w:name w:val="Heading 1 Char"/>
    <w:basedOn w:val="DefaultParagraphFont"/>
    <w:link w:val="Heading1"/>
    <w:uiPriority w:val="9"/>
    <w:rsid w:val="00BD605B"/>
    <w:rPr>
      <w:rFonts w:asciiTheme="majorHAnsi" w:eastAsiaTheme="majorEastAsia" w:hAnsiTheme="majorHAnsi" w:cstheme="majorBidi"/>
      <w:b/>
      <w:bCs/>
      <w:color w:val="2C6F95" w:themeColor="accent1" w:themeShade="B5"/>
      <w:sz w:val="32"/>
      <w:szCs w:val="3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47FC7"/>
    <w:pPr>
      <w:pPrChange w:id="1" w:author="Sebastian Rahtz" w:date="2015-04-20T13:33:00Z">
        <w:pPr>
          <w:pBdr>
            <w:top w:val="nil"/>
            <w:left w:val="nil"/>
            <w:bottom w:val="nil"/>
            <w:right w:val="nil"/>
            <w:between w:val="nil"/>
            <w:bar w:val="nil"/>
          </w:pBdr>
        </w:pPr>
      </w:pPrChange>
    </w:pPr>
    <w:rPr>
      <w:rFonts w:ascii="Calibri" w:hAnsi="Calibri"/>
      <w:sz w:val="24"/>
      <w:szCs w:val="24"/>
      <w:lang w:val="en-US"/>
      <w:rPrChange w:id="1" w:author="Sebastian Rahtz" w:date="2015-04-20T13:33:00Z">
        <w:rPr>
          <w:rFonts w:eastAsia="Arial Unicode MS"/>
          <w:sz w:val="24"/>
          <w:szCs w:val="24"/>
          <w:bdr w:val="nil"/>
          <w:lang w:val="en-US" w:eastAsia="en-US" w:bidi="ar-SA"/>
        </w:rPr>
      </w:rPrChange>
    </w:rPr>
  </w:style>
  <w:style w:type="paragraph" w:styleId="Heading1">
    <w:name w:val="heading 1"/>
    <w:basedOn w:val="Normal"/>
    <w:next w:val="Normal"/>
    <w:link w:val="Heading1Char"/>
    <w:uiPriority w:val="9"/>
    <w:qFormat/>
    <w:rsid w:val="00BD605B"/>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spacing w:before="40" w:line="259" w:lineRule="auto"/>
      <w:ind w:left="576" w:hanging="576"/>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ind w:left="432" w:hanging="432"/>
      <w:outlineLvl w:val="0"/>
    </w:pPr>
    <w:rPr>
      <w:rFonts w:ascii="Calibri Light" w:eastAsia="Calibri Light" w:hAnsi="Calibri Light" w:cs="Calibri Light"/>
      <w:color w:val="2E74B5"/>
      <w:sz w:val="32"/>
      <w:szCs w:val="32"/>
      <w:u w:color="2E74B5"/>
      <w:lang w:val="fr-FR"/>
    </w:rPr>
  </w:style>
  <w:style w:type="numbering" w:customStyle="1" w:styleId="ImportedStyle1">
    <w:name w:val="Imported Style 1"/>
    <w:pPr>
      <w:numPr>
        <w:numId w:val="2"/>
      </w:numPr>
    </w:pPr>
  </w:style>
  <w:style w:type="numbering" w:customStyle="1" w:styleId="List0">
    <w:name w:val="List 0"/>
    <w:basedOn w:val="ImportedStyle1"/>
    <w:pPr>
      <w:numPr>
        <w:numId w:val="8"/>
      </w:numPr>
    </w:pPr>
  </w:style>
  <w:style w:type="character" w:customStyle="1" w:styleId="None">
    <w:name w:val="None"/>
  </w:style>
  <w:style w:type="character" w:customStyle="1" w:styleId="Hyperlink0">
    <w:name w:val="Hyperlink.0"/>
    <w:basedOn w:val="None"/>
  </w:style>
  <w:style w:type="paragraph" w:styleId="BalloonText">
    <w:name w:val="Balloon Text"/>
    <w:basedOn w:val="Normal"/>
    <w:link w:val="BalloonTextChar"/>
    <w:uiPriority w:val="99"/>
    <w:semiHidden/>
    <w:unhideWhenUsed/>
    <w:rsid w:val="00FC5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5BCB"/>
    <w:rPr>
      <w:rFonts w:ascii="Lucida Grande" w:hAnsi="Lucida Grande" w:cs="Lucida Grande"/>
      <w:sz w:val="18"/>
      <w:szCs w:val="18"/>
      <w:lang w:val="en-US"/>
    </w:rPr>
  </w:style>
  <w:style w:type="character" w:customStyle="1" w:styleId="Heading1Char">
    <w:name w:val="Heading 1 Char"/>
    <w:basedOn w:val="DefaultParagraphFont"/>
    <w:link w:val="Heading1"/>
    <w:uiPriority w:val="9"/>
    <w:rsid w:val="00BD605B"/>
    <w:rPr>
      <w:rFonts w:asciiTheme="majorHAnsi" w:eastAsiaTheme="majorEastAsia" w:hAnsiTheme="majorHAnsi" w:cstheme="majorBidi"/>
      <w:b/>
      <w:bCs/>
      <w:color w:val="2C6F95" w:themeColor="accent1" w:themeShade="B5"/>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oxgarage.oucs.ox.ac.uk:8080/ege-webclient/"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2078</Words>
  <Characters>11851</Characters>
  <Application>Microsoft Macintosh Word</Application>
  <DocSecurity>0</DocSecurity>
  <Lines>98</Lines>
  <Paragraphs>27</Paragraphs>
  <ScaleCrop>false</ScaleCrop>
  <Company>Oxford University</Company>
  <LinksUpToDate>false</LinksUpToDate>
  <CharactersWithSpaces>13902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Rahtz</cp:lastModifiedBy>
  <cp:revision>4</cp:revision>
  <dcterms:created xsi:type="dcterms:W3CDTF">2015-04-20T12:29:00Z</dcterms:created>
  <dcterms:modified xsi:type="dcterms:W3CDTF">2015-04-20T15:25:00Z</dcterms:modified>
</cp:coreProperties>
</file>